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E0162" w:rsidR="009303D9" w:rsidP="00167F37" w:rsidRDefault="004A2B5C" w14:paraId="158BFBAA" w14:textId="2F5BB100">
      <w:pPr>
        <w:pStyle w:val="papertitle"/>
        <w:spacing w:before="100" w:beforeAutospacing="1" w:after="100" w:afterAutospacing="1"/>
        <w:rPr>
          <w:sz w:val="16"/>
          <w:szCs w:val="16"/>
          <w:lang w:val="en-GB"/>
        </w:rPr>
      </w:pPr>
      <w:commentRangeStart w:id="0"/>
      <w:commentRangeStart w:id="1"/>
      <w:r w:rsidRPr="00EE0162">
        <w:rPr>
          <w:kern w:val="48"/>
          <w:lang w:val="en-GB"/>
        </w:rPr>
        <w:t xml:space="preserve">Social </w:t>
      </w:r>
      <w:r w:rsidRPr="00EE0162" w:rsidR="00906C1A">
        <w:rPr>
          <w:kern w:val="48"/>
          <w:lang w:val="en-GB"/>
        </w:rPr>
        <w:t>V</w:t>
      </w:r>
      <w:r w:rsidRPr="00EE0162">
        <w:rPr>
          <w:kern w:val="48"/>
          <w:lang w:val="en-GB"/>
        </w:rPr>
        <w:t xml:space="preserve">R Applications in Indoor 5G </w:t>
      </w:r>
      <w:r w:rsidRPr="00EE0162" w:rsidR="00167F37">
        <w:rPr>
          <w:kern w:val="48"/>
          <w:lang w:val="en-GB"/>
        </w:rPr>
        <w:t>N</w:t>
      </w:r>
      <w:r w:rsidRPr="00EE0162">
        <w:rPr>
          <w:kern w:val="48"/>
          <w:lang w:val="en-GB"/>
        </w:rPr>
        <w:t xml:space="preserve">etworks: </w:t>
      </w:r>
      <w:r w:rsidRPr="00EE0162" w:rsidR="007E2F95">
        <w:rPr>
          <w:kern w:val="48"/>
          <w:lang w:val="en-GB"/>
        </w:rPr>
        <w:t>M</w:t>
      </w:r>
      <w:r w:rsidRPr="00EE0162" w:rsidR="00167F37">
        <w:rPr>
          <w:kern w:val="48"/>
          <w:lang w:val="en-GB"/>
        </w:rPr>
        <w:t xml:space="preserve">odelling, </w:t>
      </w:r>
      <w:r w:rsidRPr="00EE0162" w:rsidR="007E2F95">
        <w:rPr>
          <w:kern w:val="48"/>
          <w:lang w:val="en-GB"/>
        </w:rPr>
        <w:t>F</w:t>
      </w:r>
      <w:r w:rsidRPr="00EE0162">
        <w:rPr>
          <w:kern w:val="48"/>
          <w:lang w:val="en-GB"/>
        </w:rPr>
        <w:t>easib</w:t>
      </w:r>
      <w:r w:rsidRPr="00EE0162" w:rsidR="03BE914C">
        <w:rPr>
          <w:kern w:val="48"/>
          <w:lang w:val="en-GB"/>
        </w:rPr>
        <w:t>i</w:t>
      </w:r>
      <w:r w:rsidRPr="00EE0162">
        <w:rPr>
          <w:kern w:val="48"/>
          <w:lang w:val="en-GB"/>
        </w:rPr>
        <w:t xml:space="preserve">lity and </w:t>
      </w:r>
      <w:r w:rsidRPr="00EE0162" w:rsidR="007E2F95">
        <w:rPr>
          <w:kern w:val="48"/>
          <w:lang w:val="en-GB"/>
        </w:rPr>
        <w:t>O</w:t>
      </w:r>
      <w:r w:rsidRPr="00EE0162">
        <w:rPr>
          <w:kern w:val="48"/>
          <w:lang w:val="en-GB"/>
        </w:rPr>
        <w:t>ptimisation</w:t>
      </w:r>
      <w:commentRangeEnd w:id="0"/>
      <w:r w:rsidRPr="00EE0162" w:rsidR="002C6DE2">
        <w:rPr>
          <w:rStyle w:val="CommentReference"/>
          <w:rFonts w:eastAsia="SimSun"/>
          <w:noProof w:val="0"/>
          <w:lang w:val="en-GB"/>
        </w:rPr>
        <w:commentReference w:id="0"/>
      </w:r>
      <w:commentRangeEnd w:id="1"/>
      <w:r w:rsidR="00CF7200">
        <w:rPr>
          <w:rStyle w:val="CommentReference"/>
          <w:rFonts w:eastAsia="SimSun"/>
          <w:noProof w:val="0"/>
        </w:rPr>
        <w:commentReference w:id="1"/>
      </w:r>
    </w:p>
    <w:p w:rsidRPr="00EE0162" w:rsidR="00D7522C" w:rsidP="00B4329D" w:rsidRDefault="00D7522C" w14:paraId="158BFBAB" w14:textId="77777777">
      <w:pPr>
        <w:pStyle w:val="Author"/>
        <w:spacing w:before="100" w:beforeAutospacing="1" w:after="100" w:afterAutospacing="1" w:line="120" w:lineRule="auto"/>
        <w:rPr>
          <w:sz w:val="16"/>
          <w:szCs w:val="16"/>
          <w:lang w:val="en-GB"/>
        </w:rPr>
      </w:pPr>
    </w:p>
    <w:p w:rsidRPr="00EE0162" w:rsidR="00D7522C" w:rsidP="00B4329D" w:rsidRDefault="00D7522C" w14:paraId="158BFBAC" w14:textId="77777777">
      <w:pPr>
        <w:pStyle w:val="Author"/>
        <w:spacing w:before="100" w:beforeAutospacing="1" w:after="100" w:afterAutospacing="1" w:line="120" w:lineRule="auto"/>
        <w:rPr>
          <w:sz w:val="16"/>
          <w:szCs w:val="16"/>
          <w:lang w:val="en-GB"/>
        </w:rPr>
        <w:sectPr w:rsidRPr="00EE0162" w:rsidR="00D7522C" w:rsidSect="003B4E04">
          <w:footerReference w:type="first" r:id="rId16"/>
          <w:pgSz w:w="11906" w:h="16838" w:orient="portrait" w:code="9"/>
          <w:pgMar w:top="540" w:right="893" w:bottom="1440" w:left="893" w:header="720" w:footer="720" w:gutter="0"/>
          <w:cols w:space="720"/>
          <w:titlePg/>
          <w:docGrid w:linePitch="360"/>
        </w:sectPr>
      </w:pPr>
    </w:p>
    <w:p w:rsidRPr="00EE0162" w:rsidR="00052AE6" w:rsidP="001967BC" w:rsidRDefault="007E2F95" w14:paraId="58FAFE19" w14:textId="77777777">
      <w:pPr>
        <w:pStyle w:val="Author"/>
        <w:spacing w:before="0"/>
        <w:rPr>
          <w:sz w:val="18"/>
          <w:szCs w:val="18"/>
          <w:lang w:val="en-GB"/>
        </w:rPr>
      </w:pPr>
      <w:r w:rsidRPr="00EE0162">
        <w:rPr>
          <w:sz w:val="18"/>
          <w:szCs w:val="18"/>
          <w:lang w:val="en-GB"/>
        </w:rPr>
        <w:t xml:space="preserve">João </w:t>
      </w:r>
      <w:r w:rsidRPr="00EE0162" w:rsidR="00933284">
        <w:rPr>
          <w:sz w:val="18"/>
          <w:szCs w:val="18"/>
          <w:lang w:val="en-GB"/>
        </w:rPr>
        <w:t>Morais</w:t>
      </w:r>
    </w:p>
    <w:p w:rsidRPr="00EE0162" w:rsidR="00052AE6" w:rsidP="0074734E" w:rsidRDefault="00572B44" w14:paraId="58A3E7A3" w14:textId="77777777">
      <w:pPr>
        <w:pStyle w:val="Author"/>
        <w:spacing w:before="60" w:after="0"/>
        <w:rPr>
          <w:sz w:val="18"/>
          <w:szCs w:val="18"/>
          <w:lang w:val="en-GB"/>
        </w:rPr>
      </w:pPr>
      <w:r w:rsidRPr="00EE0162">
        <w:rPr>
          <w:i/>
          <w:iCs/>
          <w:sz w:val="18"/>
          <w:szCs w:val="18"/>
          <w:lang w:val="en-GB"/>
        </w:rPr>
        <w:t>Radio Systems</w:t>
      </w:r>
      <w:r w:rsidRPr="00EE0162" w:rsidR="0095297F">
        <w:rPr>
          <w:i/>
          <w:iCs/>
          <w:sz w:val="18"/>
          <w:szCs w:val="18"/>
          <w:lang w:val="en-GB"/>
        </w:rPr>
        <w:t xml:space="preserve"> Group</w:t>
      </w:r>
      <w:r w:rsidRPr="00EE0162">
        <w:rPr>
          <w:i/>
          <w:iCs/>
          <w:sz w:val="18"/>
          <w:szCs w:val="18"/>
          <w:lang w:val="en-GB"/>
        </w:rPr>
        <w:br/>
      </w:r>
      <w:r w:rsidRPr="00EE0162" w:rsidR="00326C92">
        <w:rPr>
          <w:i/>
          <w:iCs/>
          <w:sz w:val="18"/>
          <w:szCs w:val="18"/>
          <w:lang w:val="en-GB"/>
        </w:rPr>
        <w:t>Instituto Superior Técnico</w:t>
      </w:r>
      <w:r w:rsidRPr="00EE0162" w:rsidR="00BA7160">
        <w:rPr>
          <w:i/>
          <w:iCs/>
          <w:sz w:val="18"/>
          <w:szCs w:val="18"/>
          <w:lang w:val="en-GB"/>
        </w:rPr>
        <w:br/>
      </w:r>
      <w:r w:rsidRPr="00EE0162">
        <w:rPr>
          <w:sz w:val="18"/>
          <w:szCs w:val="18"/>
          <w:lang w:val="en-GB"/>
        </w:rPr>
        <w:t>Lisbon, Portugal</w:t>
      </w:r>
    </w:p>
    <w:p w:rsidRPr="00EE0162" w:rsidR="00BD670B" w:rsidP="0074734E" w:rsidRDefault="00526D11" w14:paraId="158BFBAD" w14:textId="518A525D">
      <w:pPr>
        <w:pStyle w:val="Author"/>
        <w:spacing w:before="60" w:after="0"/>
        <w:rPr>
          <w:sz w:val="18"/>
          <w:szCs w:val="18"/>
          <w:lang w:val="en-GB"/>
        </w:rPr>
      </w:pPr>
      <w:hyperlink w:history="1" r:id="rId17">
        <w:r w:rsidRPr="00EE0162" w:rsidR="002C24B3">
          <w:rPr>
            <w:rStyle w:val="Hyperlink"/>
            <w:sz w:val="18"/>
            <w:szCs w:val="18"/>
            <w:lang w:val="en-GB"/>
          </w:rPr>
          <w:t>joao.de.morais@tecnico.pt</w:t>
        </w:r>
      </w:hyperlink>
      <w:r w:rsidRPr="00EE0162" w:rsidR="00F718E9">
        <w:rPr>
          <w:sz w:val="18"/>
          <w:szCs w:val="18"/>
          <w:lang w:val="en-GB"/>
        </w:rPr>
        <w:br/>
      </w:r>
      <w:r w:rsidRPr="00EE0162" w:rsidR="0074734E">
        <w:rPr>
          <w:sz w:val="18"/>
          <w:szCs w:val="18"/>
          <w:lang w:val="en-GB"/>
        </w:rPr>
        <w:br/>
      </w:r>
      <w:r w:rsidRPr="00EE0162" w:rsidR="00527F3F">
        <w:rPr>
          <w:sz w:val="18"/>
          <w:szCs w:val="18"/>
          <w:lang w:val="en-GB"/>
        </w:rPr>
        <w:br/>
      </w:r>
      <w:r w:rsidRPr="00EE0162" w:rsidR="00527F3F">
        <w:rPr>
          <w:sz w:val="18"/>
          <w:szCs w:val="18"/>
          <w:lang w:val="en-GB"/>
        </w:rPr>
        <w:br/>
      </w:r>
    </w:p>
    <w:p w:rsidRPr="00EE0162" w:rsidR="00052AE6" w:rsidP="001967BC" w:rsidRDefault="00A032BA" w14:paraId="448174CD" w14:textId="0D7301CC">
      <w:pPr>
        <w:pStyle w:val="Author"/>
        <w:spacing w:before="0"/>
        <w:rPr>
          <w:sz w:val="18"/>
          <w:szCs w:val="18"/>
          <w:lang w:val="en-GB"/>
        </w:rPr>
      </w:pPr>
      <w:r w:rsidRPr="00EE0162">
        <w:rPr>
          <w:sz w:val="18"/>
          <w:szCs w:val="18"/>
          <w:lang w:val="en-GB"/>
        </w:rPr>
        <w:t>Sjors Braam</w:t>
      </w:r>
    </w:p>
    <w:p w:rsidRPr="00EE0162" w:rsidR="00052AE6" w:rsidP="00A55CAD" w:rsidRDefault="001967BC" w14:paraId="1FFA2AF4" w14:textId="77777777">
      <w:pPr>
        <w:pStyle w:val="Author"/>
        <w:spacing w:before="60" w:after="0"/>
        <w:rPr>
          <w:sz w:val="18"/>
          <w:szCs w:val="18"/>
          <w:lang w:val="en-GB"/>
        </w:rPr>
      </w:pPr>
      <w:r w:rsidRPr="00EE0162">
        <w:rPr>
          <w:i/>
          <w:sz w:val="18"/>
          <w:szCs w:val="18"/>
          <w:lang w:val="en-GB"/>
        </w:rPr>
        <w:t>Department of Networks</w:t>
      </w:r>
      <w:r w:rsidRPr="00EE0162">
        <w:rPr>
          <w:sz w:val="18"/>
          <w:szCs w:val="18"/>
          <w:lang w:val="en-GB"/>
        </w:rPr>
        <w:br/>
      </w:r>
      <w:r w:rsidRPr="00EE0162">
        <w:rPr>
          <w:i/>
          <w:sz w:val="18"/>
          <w:szCs w:val="18"/>
          <w:lang w:val="en-GB"/>
        </w:rPr>
        <w:t>TNO</w:t>
      </w:r>
      <w:r w:rsidRPr="00EE0162">
        <w:rPr>
          <w:i/>
          <w:sz w:val="18"/>
          <w:szCs w:val="18"/>
          <w:lang w:val="en-GB"/>
        </w:rPr>
        <w:br/>
      </w:r>
      <w:r w:rsidRPr="00EE0162">
        <w:rPr>
          <w:sz w:val="18"/>
          <w:szCs w:val="18"/>
          <w:lang w:val="en-GB"/>
        </w:rPr>
        <w:t>The Hague, The Netherlands</w:t>
      </w:r>
    </w:p>
    <w:p w:rsidRPr="00EE0162" w:rsidR="001967BC" w:rsidP="0074734E" w:rsidRDefault="00526D11" w14:paraId="295CCD79" w14:textId="4286A143">
      <w:pPr>
        <w:pStyle w:val="Author"/>
        <w:spacing w:before="60" w:after="0"/>
        <w:rPr>
          <w:sz w:val="18"/>
          <w:szCs w:val="18"/>
          <w:lang w:val="en-GB"/>
        </w:rPr>
      </w:pPr>
      <w:hyperlink w:history="1" r:id="rId18">
        <w:r w:rsidRPr="00EE0162" w:rsidR="00A032BA">
          <w:rPr>
            <w:rStyle w:val="Hyperlink"/>
            <w:sz w:val="18"/>
            <w:szCs w:val="18"/>
            <w:lang w:val="en-GB"/>
          </w:rPr>
          <w:t>sjors.braam@tno.nl</w:t>
        </w:r>
      </w:hyperlink>
      <w:r w:rsidRPr="00EE0162" w:rsidR="00A032BA">
        <w:rPr>
          <w:sz w:val="18"/>
          <w:szCs w:val="18"/>
          <w:lang w:val="en-GB"/>
        </w:rPr>
        <w:t xml:space="preserve"> </w:t>
      </w:r>
      <w:r w:rsidRPr="00EE0162" w:rsidR="00F718E9">
        <w:rPr>
          <w:sz w:val="18"/>
          <w:szCs w:val="18"/>
          <w:lang w:val="en-GB"/>
        </w:rPr>
        <w:br/>
      </w:r>
      <w:r w:rsidRPr="00EE0162" w:rsidR="00527F3F">
        <w:rPr>
          <w:sz w:val="18"/>
          <w:szCs w:val="18"/>
          <w:lang w:val="en-GB"/>
        </w:rPr>
        <w:br/>
      </w:r>
      <w:r w:rsidRPr="00EE0162" w:rsidR="00527F3F">
        <w:rPr>
          <w:sz w:val="18"/>
          <w:szCs w:val="18"/>
          <w:lang w:val="en-GB"/>
        </w:rPr>
        <w:br/>
      </w:r>
      <w:r w:rsidRPr="00EE0162" w:rsidR="0074734E">
        <w:rPr>
          <w:sz w:val="18"/>
          <w:szCs w:val="18"/>
          <w:lang w:val="en-GB"/>
        </w:rPr>
        <w:br/>
      </w:r>
    </w:p>
    <w:p w:rsidRPr="00EE0162" w:rsidR="00052AE6" w:rsidP="001967BC" w:rsidRDefault="00A032BA" w14:paraId="41E66855" w14:textId="5C3C2250">
      <w:pPr>
        <w:pStyle w:val="Author"/>
        <w:spacing w:before="0"/>
        <w:rPr>
          <w:sz w:val="18"/>
          <w:szCs w:val="18"/>
          <w:lang w:val="en-GB"/>
        </w:rPr>
      </w:pPr>
      <w:r w:rsidRPr="00EE0162">
        <w:rPr>
          <w:sz w:val="18"/>
          <w:szCs w:val="18"/>
          <w:lang w:val="en-GB"/>
        </w:rPr>
        <w:t>Remco Litjens</w:t>
      </w:r>
    </w:p>
    <w:p w:rsidRPr="00EE0162" w:rsidR="00052AE6" w:rsidP="00A55CAD" w:rsidRDefault="001967BC" w14:paraId="3C78F25D" w14:textId="263EFA06">
      <w:pPr>
        <w:pStyle w:val="Author"/>
        <w:spacing w:before="60" w:after="0"/>
        <w:rPr>
          <w:sz w:val="18"/>
          <w:szCs w:val="18"/>
          <w:lang w:val="en-GB"/>
        </w:rPr>
      </w:pPr>
      <w:r w:rsidRPr="00EE0162">
        <w:rPr>
          <w:i/>
          <w:sz w:val="18"/>
          <w:szCs w:val="18"/>
          <w:lang w:val="en-GB"/>
        </w:rPr>
        <w:t>Department of Networks</w:t>
      </w:r>
      <w:r w:rsidRPr="00EE0162">
        <w:rPr>
          <w:sz w:val="18"/>
          <w:szCs w:val="18"/>
          <w:lang w:val="en-GB"/>
        </w:rPr>
        <w:br/>
      </w:r>
      <w:r w:rsidRPr="00EE0162">
        <w:rPr>
          <w:i/>
          <w:sz w:val="18"/>
          <w:szCs w:val="18"/>
          <w:lang w:val="en-GB"/>
        </w:rPr>
        <w:t>TNO</w:t>
      </w:r>
      <w:r w:rsidRPr="00EE0162">
        <w:rPr>
          <w:i/>
          <w:sz w:val="18"/>
          <w:szCs w:val="18"/>
          <w:lang w:val="en-GB"/>
        </w:rPr>
        <w:br/>
      </w:r>
      <w:r w:rsidRPr="00EE0162">
        <w:rPr>
          <w:sz w:val="18"/>
          <w:szCs w:val="18"/>
          <w:lang w:val="en-GB"/>
        </w:rPr>
        <w:t>The Hague, The Netherlands</w:t>
      </w:r>
    </w:p>
    <w:p w:rsidRPr="00EE0162" w:rsidR="00527F3F" w:rsidP="00A55CAD" w:rsidRDefault="009F05BF" w14:paraId="590A844E" w14:textId="42E6C078">
      <w:pPr>
        <w:pStyle w:val="Author"/>
        <w:spacing w:before="60" w:after="0"/>
        <w:rPr>
          <w:sz w:val="18"/>
          <w:szCs w:val="18"/>
          <w:lang w:val="en-GB"/>
        </w:rPr>
      </w:pPr>
      <w:r w:rsidRPr="00EE0162">
        <w:rPr>
          <w:i/>
          <w:iCs/>
          <w:sz w:val="18"/>
          <w:szCs w:val="18"/>
          <w:lang w:val="en-GB"/>
        </w:rPr>
        <w:t>Faculty</w:t>
      </w:r>
      <w:r w:rsidRPr="00EE0162" w:rsidR="00527F3F">
        <w:rPr>
          <w:i/>
          <w:iCs/>
          <w:sz w:val="18"/>
          <w:szCs w:val="18"/>
          <w:lang w:val="en-GB"/>
        </w:rPr>
        <w:t xml:space="preserve"> of EEMCS</w:t>
      </w:r>
      <w:r w:rsidRPr="00EE0162" w:rsidR="00527F3F">
        <w:rPr>
          <w:i/>
          <w:iCs/>
          <w:sz w:val="18"/>
          <w:szCs w:val="18"/>
          <w:lang w:val="en-GB"/>
        </w:rPr>
        <w:br/>
      </w:r>
      <w:r w:rsidRPr="00EE0162" w:rsidR="00527F3F">
        <w:rPr>
          <w:i/>
          <w:iCs/>
          <w:sz w:val="18"/>
          <w:szCs w:val="18"/>
          <w:lang w:val="en-GB"/>
        </w:rPr>
        <w:t>TU Delft</w:t>
      </w:r>
      <w:r w:rsidRPr="00EE0162" w:rsidR="00527F3F">
        <w:rPr>
          <w:sz w:val="18"/>
          <w:szCs w:val="18"/>
          <w:lang w:val="en-GB"/>
        </w:rPr>
        <w:br/>
      </w:r>
      <w:r w:rsidRPr="00EE0162" w:rsidR="00527F3F">
        <w:rPr>
          <w:sz w:val="18"/>
          <w:szCs w:val="18"/>
          <w:lang w:val="en-GB"/>
        </w:rPr>
        <w:t>Delft, The Netherlands</w:t>
      </w:r>
    </w:p>
    <w:p w:rsidRPr="006F064F" w:rsidR="001967BC" w:rsidP="00A55CAD" w:rsidRDefault="00592C41" w14:paraId="4BB686F7" w14:textId="4F92E5E5">
      <w:pPr>
        <w:pStyle w:val="Author"/>
        <w:spacing w:before="60" w:after="0"/>
        <w:rPr>
          <w:sz w:val="18"/>
          <w:szCs w:val="18"/>
          <w:lang w:val="nl-NL"/>
        </w:rPr>
      </w:pPr>
      <w:r w:rsidRPr="00EE0162">
        <w:fldChar w:fldCharType="begin"/>
      </w:r>
      <w:r w:rsidRPr="006F064F">
        <w:rPr>
          <w:lang w:val="nl-NL"/>
          <w:rPrChange w:author="Litjens, R. (Remco)" w:date="2020-09-28T08:14:00Z" w:id="2">
            <w:rPr/>
          </w:rPrChange>
        </w:rPr>
        <w:instrText xml:space="preserve"> HYPERLINK "https://365tno.sharepoint.com/teams/P060.43346/TeamDocuments/Team/Work/WP2/Project%202%20Empowered%20edge/remco.litjens@tno.nl" </w:instrText>
      </w:r>
      <w:r w:rsidRPr="00EE0162">
        <w:fldChar w:fldCharType="separate"/>
      </w:r>
      <w:r w:rsidRPr="006F064F" w:rsidR="00A032BA">
        <w:rPr>
          <w:rStyle w:val="Hyperlink"/>
          <w:sz w:val="18"/>
          <w:szCs w:val="18"/>
          <w:lang w:val="nl-NL"/>
        </w:rPr>
        <w:t>remco.litjens@tno.nl</w:t>
      </w:r>
      <w:r w:rsidRPr="00EE0162">
        <w:rPr>
          <w:rStyle w:val="Hyperlink"/>
          <w:sz w:val="18"/>
          <w:szCs w:val="18"/>
          <w:lang w:val="en-GB"/>
        </w:rPr>
        <w:fldChar w:fldCharType="end"/>
      </w:r>
      <w:r w:rsidRPr="006F064F" w:rsidR="00F718E9">
        <w:rPr>
          <w:sz w:val="18"/>
          <w:szCs w:val="18"/>
          <w:lang w:val="nl-NL"/>
        </w:rPr>
        <w:br/>
      </w:r>
    </w:p>
    <w:p w:rsidRPr="006F064F" w:rsidR="00052AE6" w:rsidP="001967BC" w:rsidRDefault="00A032BA" w14:paraId="08E7DA34" w14:textId="419021A6">
      <w:pPr>
        <w:pStyle w:val="Author"/>
        <w:spacing w:before="0"/>
        <w:rPr>
          <w:sz w:val="18"/>
          <w:szCs w:val="18"/>
          <w:lang w:val="nl-NL"/>
        </w:rPr>
      </w:pPr>
      <w:r w:rsidRPr="006F064F">
        <w:rPr>
          <w:sz w:val="18"/>
          <w:szCs w:val="18"/>
          <w:lang w:val="nl-NL"/>
        </w:rPr>
        <w:t>Hans van den Berg</w:t>
      </w:r>
    </w:p>
    <w:p w:rsidRPr="00EE0162" w:rsidR="00052AE6" w:rsidP="00A55CAD" w:rsidRDefault="004F4462" w14:paraId="411503E8" w14:textId="4CD0FF88">
      <w:pPr>
        <w:pStyle w:val="Author"/>
        <w:spacing w:before="60" w:after="0"/>
        <w:rPr>
          <w:sz w:val="18"/>
          <w:szCs w:val="18"/>
          <w:lang w:val="en-GB"/>
        </w:rPr>
      </w:pPr>
      <w:r w:rsidRPr="00EE0162">
        <w:rPr>
          <w:i/>
          <w:sz w:val="18"/>
          <w:szCs w:val="18"/>
          <w:lang w:val="en-GB"/>
        </w:rPr>
        <w:t>Department of Networks</w:t>
      </w:r>
      <w:r w:rsidRPr="00EE0162">
        <w:rPr>
          <w:sz w:val="18"/>
          <w:szCs w:val="18"/>
          <w:lang w:val="en-GB"/>
        </w:rPr>
        <w:br/>
      </w:r>
      <w:r w:rsidRPr="00EE0162">
        <w:rPr>
          <w:i/>
          <w:sz w:val="18"/>
          <w:szCs w:val="18"/>
          <w:lang w:val="en-GB"/>
        </w:rPr>
        <w:t>TNO</w:t>
      </w:r>
      <w:r w:rsidRPr="00EE0162">
        <w:rPr>
          <w:i/>
          <w:sz w:val="18"/>
          <w:szCs w:val="18"/>
          <w:lang w:val="en-GB"/>
        </w:rPr>
        <w:br/>
      </w:r>
      <w:r w:rsidRPr="00EE0162">
        <w:rPr>
          <w:sz w:val="18"/>
          <w:szCs w:val="18"/>
          <w:lang w:val="en-GB"/>
        </w:rPr>
        <w:t>The Hague, The Netherlands</w:t>
      </w:r>
    </w:p>
    <w:p w:rsidRPr="00EE0162" w:rsidR="00052AE6" w:rsidP="00A55CAD" w:rsidRDefault="00DC33BB" w14:paraId="2A3494E5" w14:textId="5D4CC228">
      <w:pPr>
        <w:pStyle w:val="Author"/>
        <w:spacing w:before="60" w:after="0"/>
        <w:rPr>
          <w:sz w:val="18"/>
          <w:szCs w:val="18"/>
          <w:lang w:val="en-GB"/>
        </w:rPr>
      </w:pPr>
      <w:r w:rsidRPr="00EE0162">
        <w:rPr>
          <w:i/>
          <w:iCs/>
          <w:sz w:val="18"/>
          <w:szCs w:val="18"/>
          <w:lang w:val="en-GB"/>
        </w:rPr>
        <w:t xml:space="preserve">Faculty </w:t>
      </w:r>
      <w:r w:rsidRPr="00EE0162" w:rsidR="004C32FE">
        <w:rPr>
          <w:i/>
          <w:iCs/>
          <w:sz w:val="18"/>
          <w:szCs w:val="18"/>
          <w:lang w:val="en-GB"/>
        </w:rPr>
        <w:t>of EEMCS</w:t>
      </w:r>
      <w:r w:rsidRPr="00EE0162" w:rsidR="00AB35BB">
        <w:rPr>
          <w:i/>
          <w:iCs/>
          <w:sz w:val="18"/>
          <w:szCs w:val="18"/>
          <w:lang w:val="en-GB"/>
        </w:rPr>
        <w:br/>
      </w:r>
      <w:r w:rsidRPr="00EE0162" w:rsidR="007724D2">
        <w:rPr>
          <w:i/>
          <w:iCs/>
          <w:sz w:val="18"/>
          <w:szCs w:val="18"/>
          <w:lang w:val="en-GB"/>
        </w:rPr>
        <w:t>University of Twente</w:t>
      </w:r>
      <w:r w:rsidRPr="00EE0162" w:rsidR="007724D2">
        <w:rPr>
          <w:sz w:val="18"/>
          <w:szCs w:val="18"/>
          <w:lang w:val="en-GB"/>
        </w:rPr>
        <w:t xml:space="preserve"> </w:t>
      </w:r>
      <w:r w:rsidRPr="00EE0162" w:rsidR="00F718E9">
        <w:rPr>
          <w:sz w:val="18"/>
          <w:szCs w:val="18"/>
          <w:lang w:val="en-GB"/>
        </w:rPr>
        <w:br/>
      </w:r>
      <w:r w:rsidRPr="00EE0162" w:rsidR="007724D2">
        <w:rPr>
          <w:sz w:val="18"/>
          <w:szCs w:val="18"/>
          <w:lang w:val="en-GB"/>
        </w:rPr>
        <w:t>Enschede</w:t>
      </w:r>
      <w:r w:rsidRPr="00EE0162" w:rsidR="00F718E9">
        <w:rPr>
          <w:sz w:val="18"/>
          <w:szCs w:val="18"/>
          <w:lang w:val="en-GB"/>
        </w:rPr>
        <w:t>, The Netherlands</w:t>
      </w:r>
    </w:p>
    <w:p w:rsidRPr="00EE0162" w:rsidR="00B4329D" w:rsidP="00A55CAD" w:rsidRDefault="00526D11" w14:paraId="3F96681D" w14:textId="31A05BAD">
      <w:pPr>
        <w:pStyle w:val="Author"/>
        <w:spacing w:before="60" w:after="0"/>
        <w:rPr>
          <w:sz w:val="18"/>
          <w:szCs w:val="18"/>
          <w:lang w:val="en-GB"/>
        </w:rPr>
        <w:sectPr w:rsidRPr="00EE0162" w:rsidR="00B4329D" w:rsidSect="00B4329D">
          <w:type w:val="continuous"/>
          <w:pgSz w:w="11906" w:h="16838" w:orient="portrait" w:code="9"/>
          <w:pgMar w:top="450" w:right="893" w:bottom="1440" w:left="893" w:header="720" w:footer="720" w:gutter="0"/>
          <w:cols w:space="284" w:num="4"/>
          <w:docGrid w:linePitch="360"/>
        </w:sectPr>
      </w:pPr>
      <w:hyperlink w:history="1" r:id="rId19">
        <w:r w:rsidRPr="00EE0162" w:rsidR="00A032BA">
          <w:rPr>
            <w:rStyle w:val="Hyperlink"/>
            <w:sz w:val="18"/>
            <w:szCs w:val="18"/>
            <w:lang w:val="en-GB"/>
          </w:rPr>
          <w:t>j.l.vandenberg@tno.nl</w:t>
        </w:r>
      </w:hyperlink>
      <w:r w:rsidRPr="00EE0162" w:rsidR="004F4462">
        <w:rPr>
          <w:sz w:val="18"/>
          <w:szCs w:val="18"/>
          <w:lang w:val="en-GB"/>
        </w:rPr>
        <w:t xml:space="preserve"> </w:t>
      </w:r>
    </w:p>
    <w:p w:rsidRPr="00EE0162" w:rsidR="009303D9" w:rsidRDefault="00BD670B" w14:paraId="158BFBB2" w14:textId="77777777">
      <w:pPr>
        <w:rPr>
          <w:lang w:val="en-GB"/>
        </w:rPr>
        <w:sectPr w:rsidRPr="00EE0162" w:rsidR="009303D9" w:rsidSect="003B4E04">
          <w:type w:val="continuous"/>
          <w:pgSz w:w="11906" w:h="16838" w:orient="portrait" w:code="9"/>
          <w:pgMar w:top="450" w:right="893" w:bottom="1440" w:left="893" w:header="720" w:footer="720" w:gutter="0"/>
          <w:cols w:space="720" w:num="3"/>
          <w:docGrid w:linePitch="360"/>
        </w:sectPr>
      </w:pPr>
      <w:r w:rsidRPr="00EE0162">
        <w:rPr>
          <w:lang w:val="en-GB"/>
        </w:rPr>
        <w:br w:type="column"/>
      </w:r>
    </w:p>
    <w:p w:rsidRPr="00EE0162" w:rsidR="004D72B5" w:rsidP="00972203" w:rsidRDefault="009303D9" w14:paraId="158BFBB3" w14:textId="5FE8B5E8">
      <w:pPr>
        <w:pStyle w:val="Abstract"/>
        <w:rPr>
          <w:i/>
          <w:iCs/>
          <w:lang w:val="en-GB"/>
        </w:rPr>
      </w:pPr>
      <w:r w:rsidRPr="00EE0162">
        <w:rPr>
          <w:i/>
          <w:iCs/>
          <w:lang w:val="en-GB"/>
        </w:rPr>
        <w:t>Abstract</w:t>
      </w:r>
      <w:r w:rsidRPr="00EE0162">
        <w:rPr>
          <w:lang w:val="en-GB"/>
        </w:rPr>
        <w:t>—</w:t>
      </w:r>
      <w:r w:rsidRPr="00EE0162" w:rsidR="005B0344">
        <w:rPr>
          <w:lang w:val="en-GB"/>
        </w:rPr>
        <w:t xml:space="preserve">This </w:t>
      </w:r>
      <w:r w:rsidRPr="00EE0162" w:rsidR="00222AFE">
        <w:rPr>
          <w:lang w:val="en-GB"/>
        </w:rPr>
        <w:t>…</w:t>
      </w:r>
    </w:p>
    <w:p w:rsidRPr="00EE0162" w:rsidR="009303D9" w:rsidP="00972203" w:rsidRDefault="004D72B5" w14:paraId="158BFBB4" w14:textId="1E8A1001">
      <w:pPr>
        <w:pStyle w:val="Keywords"/>
        <w:rPr>
          <w:lang w:val="en-GB"/>
        </w:rPr>
      </w:pPr>
      <w:r w:rsidRPr="00EE0162">
        <w:rPr>
          <w:lang w:val="en-GB"/>
        </w:rPr>
        <w:t>Keywords—</w:t>
      </w:r>
      <w:r w:rsidRPr="00EE0162" w:rsidR="00222AFE">
        <w:rPr>
          <w:lang w:val="en-GB"/>
        </w:rPr>
        <w:t>Social XR, VR, 5G, modelling</w:t>
      </w:r>
    </w:p>
    <w:p w:rsidRPr="00EE0162" w:rsidR="009303D9" w:rsidP="006B6B66" w:rsidRDefault="009303D9" w14:paraId="158BFBB5" w14:textId="7F279B25">
      <w:pPr>
        <w:pStyle w:val="Heading1"/>
        <w:rPr>
          <w:lang w:val="en-GB"/>
        </w:rPr>
      </w:pPr>
      <w:r w:rsidRPr="00EE0162">
        <w:rPr>
          <w:lang w:val="en-GB"/>
        </w:rPr>
        <w:t>Introduction</w:t>
      </w:r>
      <w:r w:rsidRPr="00EE0162" w:rsidR="00105763">
        <w:rPr>
          <w:lang w:val="en-GB"/>
        </w:rPr>
        <w:t xml:space="preserve"> (HANS</w:t>
      </w:r>
      <w:r w:rsidRPr="00EE0162" w:rsidR="002425EE">
        <w:rPr>
          <w:lang w:val="en-GB"/>
        </w:rPr>
        <w:t>; 3/4 page</w:t>
      </w:r>
      <w:r w:rsidRPr="00EE0162" w:rsidR="00105763">
        <w:rPr>
          <w:lang w:val="en-GB"/>
        </w:rPr>
        <w:t>)</w:t>
      </w:r>
    </w:p>
    <w:p w:rsidRPr="00320C23" w:rsidR="00320C23" w:rsidP="00320C23" w:rsidRDefault="00320C23" w14:paraId="2405EC53" w14:textId="77777777">
      <w:pPr>
        <w:pStyle w:val="BodyText"/>
        <w:rPr>
          <w:lang w:val="en-GB"/>
        </w:rPr>
      </w:pPr>
      <w:r w:rsidRPr="00320C23">
        <w:rPr>
          <w:lang w:val="en-GB"/>
        </w:rPr>
        <w:t>It is widely recognized that emerging 5G network technology will boost the development of new, highly innovative applications in virtually all domains. One of the most challenging application classes targeted by 5G is augmented/virtual reality (AR/VR), in particular scenarios with multiple distant users who are able to interact fluently with each other through all human senses.  Transporting one’s social and functional self to any place on earth is an exciting idea that will save travelling time and costs (and reduce Carbon footprint!) by enabling virtual meetings, exploitation of remote expertise or skills e.g. in smart industry context (collaborative working, inspection, maintenance), remote education and training, etc. &lt;&lt;&lt;Internet Skills&gt;&gt;&gt;</w:t>
      </w:r>
    </w:p>
    <w:p w:rsidRPr="00320C23" w:rsidR="00320C23" w:rsidP="00320C23" w:rsidRDefault="00320C23" w14:paraId="1247F835" w14:textId="77777777">
      <w:pPr>
        <w:pStyle w:val="BodyText"/>
        <w:rPr>
          <w:lang w:val="en-GB"/>
        </w:rPr>
      </w:pPr>
      <w:r w:rsidRPr="00320C23">
        <w:rPr>
          <w:lang w:val="en-GB"/>
        </w:rPr>
        <w:t xml:space="preserve">&lt;&lt;&lt;Cloud&gt;&gt;&gt; To support such so-called Social VR applications, with compelling visual, haptic, audio and possibly even olfactory experiences for remote users, the networking infrastructure has to handle extremely high-bandwidth streams, while keeping the end-to-end latency low. Furthermore, the infrastructure should provide powerful (in-network) processing capabilities, reducing the need for heavy computing devices at the client, thus increasing the clients’ flexibility and mobility. Actually, natural Social XR experiences can only be realized when all components in the capture, transmission and rendering pipeline optimally work together. This requires dynamic orchestration of these components and allocation of resources in the networking and compute infrastructure, exploiting the connect-compute trade-off (end-to-end latency matters and computing latency can be traded for bit rate and vice versa) in order to optimize </w:t>
      </w:r>
      <w:proofErr w:type="spellStart"/>
      <w:r w:rsidRPr="00320C23">
        <w:rPr>
          <w:lang w:val="en-GB"/>
        </w:rPr>
        <w:t>QoE</w:t>
      </w:r>
      <w:proofErr w:type="spellEnd"/>
      <w:r w:rsidRPr="00320C23">
        <w:rPr>
          <w:lang w:val="en-GB"/>
        </w:rPr>
        <w:t xml:space="preserve">. In particular, dynamic orchestration and resource allocation should also be able to cope with the intermittent nature of high-frequency radio channels to be used in 5G to satisfy the huge capacity and throughput requirements. </w:t>
      </w:r>
    </w:p>
    <w:p w:rsidR="006F064F" w:rsidP="00E7596C" w:rsidRDefault="00320C23" w14:paraId="6B515733" w14:textId="6E09CABD">
      <w:pPr>
        <w:pStyle w:val="BodyText"/>
        <w:rPr>
          <w:lang w:val="en-GB"/>
        </w:rPr>
      </w:pPr>
      <w:r w:rsidRPr="00320C23">
        <w:rPr>
          <w:lang w:val="en-GB"/>
        </w:rPr>
        <w:t>Other (beyond) 5G radio access features and capabilities to support extremely demanding wireless applications, like Social XR, are the use of beamforming (incl. D-MIMO) to overcome the associated attenuation challenges, the high numerologies, mini-slot and self-contained subframe features supporting low latencies, and the use of channel-aware delay-based packet schedulers to achieve efficient use of resources while satisfying latency requirements.</w:t>
      </w:r>
    </w:p>
    <w:p w:rsidRPr="009D4EEF" w:rsidR="009D4EEF" w:rsidP="009D4EEF" w:rsidRDefault="009D4EEF" w14:paraId="1014AADE" w14:textId="77777777">
      <w:pPr>
        <w:pStyle w:val="BodyText"/>
        <w:rPr>
          <w:lang w:val="en-GB"/>
        </w:rPr>
      </w:pPr>
      <w:r w:rsidRPr="009D4EEF">
        <w:rPr>
          <w:lang w:val="en-GB"/>
        </w:rPr>
        <w:t xml:space="preserve">Ultimate goal: Design autonomously managed 5G network slice to support Social XR applications requiring the  development of AI/ML-based methods for dynamic orchestration and allocation of processing and transmission resources.&lt;&lt;&lt;op radio </w:t>
      </w:r>
      <w:proofErr w:type="spellStart"/>
      <w:r w:rsidRPr="009D4EEF">
        <w:rPr>
          <w:lang w:val="en-GB"/>
        </w:rPr>
        <w:t>richten</w:t>
      </w:r>
      <w:proofErr w:type="spellEnd"/>
      <w:r w:rsidRPr="009D4EEF">
        <w:rPr>
          <w:lang w:val="en-GB"/>
        </w:rPr>
        <w:t xml:space="preserve"> &gt;&gt;&gt;</w:t>
      </w:r>
    </w:p>
    <w:p w:rsidRPr="009D4EEF" w:rsidR="009D4EEF" w:rsidP="009D4EEF" w:rsidRDefault="009D4EEF" w14:paraId="03EBCEF5" w14:textId="77777777">
      <w:pPr>
        <w:pStyle w:val="BodyText"/>
        <w:rPr>
          <w:lang w:val="en-GB"/>
        </w:rPr>
      </w:pPr>
    </w:p>
    <w:p w:rsidRPr="009D4EEF" w:rsidR="009D4EEF" w:rsidP="009D4EEF" w:rsidRDefault="009D4EEF" w14:paraId="086F4B59" w14:textId="77777777">
      <w:pPr>
        <w:pStyle w:val="BodyText"/>
        <w:rPr>
          <w:lang w:val="en-GB"/>
        </w:rPr>
      </w:pPr>
      <w:r w:rsidRPr="009D4EEF">
        <w:rPr>
          <w:lang w:val="en-GB"/>
        </w:rPr>
        <w:t>This paper focuses on radio access challenges for supporting Social VR applications. In particular, we describe the modelling of all relevant aspects that need to be considered for an adequate feasibility assessment and performance optimisation of ‘Social VR’ applications in indoor office scenarios. The aspects considered in our study comprises the specifics of the use case (office scenario, application), network deployment (</w:t>
      </w:r>
      <w:proofErr w:type="spellStart"/>
      <w:r w:rsidRPr="009D4EEF">
        <w:rPr>
          <w:lang w:val="en-GB"/>
        </w:rPr>
        <w:t>xxxx</w:t>
      </w:r>
      <w:proofErr w:type="spellEnd"/>
      <w:r w:rsidRPr="009D4EEF">
        <w:rPr>
          <w:lang w:val="en-GB"/>
        </w:rPr>
        <w:t>), propagation environment (xxx) and key 5G traffic handling mechanisms (</w:t>
      </w:r>
      <w:proofErr w:type="spellStart"/>
      <w:r w:rsidRPr="009D4EEF">
        <w:rPr>
          <w:lang w:val="en-GB"/>
        </w:rPr>
        <w:t>xxxx</w:t>
      </w:r>
      <w:proofErr w:type="spellEnd"/>
      <w:r w:rsidRPr="009D4EEF">
        <w:rPr>
          <w:lang w:val="en-GB"/>
        </w:rPr>
        <w:t>)</w:t>
      </w:r>
    </w:p>
    <w:p w:rsidRPr="009D4EEF" w:rsidR="009D4EEF" w:rsidP="009D4EEF" w:rsidRDefault="009D4EEF" w14:paraId="30AA4D9B" w14:textId="77777777">
      <w:pPr>
        <w:pStyle w:val="BodyText"/>
        <w:rPr>
          <w:lang w:val="nl-NL"/>
        </w:rPr>
      </w:pPr>
      <w:r w:rsidRPr="009D4EEF">
        <w:rPr>
          <w:lang w:val="nl-NL"/>
        </w:rPr>
        <w:t xml:space="preserve">Met het model kunnen we concreet dit en dat doen (sensitivity analyses, </w:t>
      </w:r>
    </w:p>
    <w:p w:rsidRPr="009D4EEF" w:rsidR="009D4EEF" w:rsidP="009D4EEF" w:rsidRDefault="009D4EEF" w14:paraId="106FF699" w14:textId="77777777">
      <w:pPr>
        <w:pStyle w:val="BodyText"/>
        <w:rPr>
          <w:lang w:val="nl-NL"/>
        </w:rPr>
      </w:pPr>
      <w:r w:rsidRPr="009D4EEF">
        <w:rPr>
          <w:lang w:val="nl-NL"/>
        </w:rPr>
        <w:t>Haalbaarheid (qua QoS reuirements) van scenarios – voor lagere en hogere frequenties sub/sup 6GHz</w:t>
      </w:r>
    </w:p>
    <w:p w:rsidRPr="009D4EEF" w:rsidR="009D4EEF" w:rsidP="009D4EEF" w:rsidRDefault="009D4EEF" w14:paraId="32540368" w14:textId="77777777">
      <w:pPr>
        <w:pStyle w:val="BodyText"/>
        <w:rPr>
          <w:lang w:val="nl-NL"/>
        </w:rPr>
      </w:pPr>
      <w:r w:rsidRPr="009D4EEF">
        <w:rPr>
          <w:lang w:val="nl-NL"/>
        </w:rPr>
        <w:t>Hoeveel resources daarvoor nodig?</w:t>
      </w:r>
    </w:p>
    <w:p w:rsidRPr="009D4EEF" w:rsidR="009D4EEF" w:rsidP="009D4EEF" w:rsidRDefault="009D4EEF" w14:paraId="5C136C9E" w14:textId="77777777">
      <w:pPr>
        <w:pStyle w:val="BodyText"/>
        <w:rPr>
          <w:lang w:val="nl-NL"/>
        </w:rPr>
      </w:pPr>
      <w:r w:rsidRPr="009D4EEF">
        <w:rPr>
          <w:lang w:val="nl-NL"/>
        </w:rPr>
        <w:t>Impact gebruikersgedrag</w:t>
      </w:r>
    </w:p>
    <w:p w:rsidRPr="009D4EEF" w:rsidR="009D4EEF" w:rsidP="009D4EEF" w:rsidRDefault="009D4EEF" w14:paraId="703AE04F" w14:textId="77777777">
      <w:pPr>
        <w:pStyle w:val="BodyText"/>
        <w:rPr>
          <w:lang w:val="en-GB"/>
        </w:rPr>
      </w:pPr>
      <w:proofErr w:type="spellStart"/>
      <w:r w:rsidRPr="009D4EEF">
        <w:rPr>
          <w:lang w:val="en-GB"/>
        </w:rPr>
        <w:t>Invloed</w:t>
      </w:r>
      <w:proofErr w:type="spellEnd"/>
      <w:r w:rsidRPr="009D4EEF">
        <w:rPr>
          <w:lang w:val="en-GB"/>
        </w:rPr>
        <w:t xml:space="preserve"> spectrum, numerology, TDD split, MU/D MIMO, scheduler.</w:t>
      </w:r>
    </w:p>
    <w:p w:rsidR="00320C23" w:rsidP="00320C23" w:rsidRDefault="009D4EEF" w14:paraId="6FC42453" w14:textId="1DBC1AA8">
      <w:pPr>
        <w:pStyle w:val="BodyText"/>
        <w:rPr>
          <w:lang w:val="en-GB"/>
        </w:rPr>
      </w:pPr>
      <w:r w:rsidRPr="009D4EEF">
        <w:rPr>
          <w:lang w:val="en-GB"/>
        </w:rPr>
        <w:t xml:space="preserve">These models provide also insights needed to develop effective (AI/ML-based) methods for dynamic resource allocation and tuning of radio access parameters. </w:t>
      </w:r>
      <w:r w:rsidRPr="009D4EEF">
        <w:rPr>
          <w:lang w:val="en-GB"/>
        </w:rPr>
        <w:t> Design autonomously managed 5G network slice to support Social XR applications (“Social XR network slice”).</w:t>
      </w:r>
    </w:p>
    <w:p w:rsidR="006F064F" w:rsidP="00E7596C" w:rsidRDefault="006F064F" w14:paraId="6C56838A" w14:textId="77777777">
      <w:pPr>
        <w:pStyle w:val="BodyText"/>
        <w:rPr>
          <w:lang w:val="en-GB"/>
        </w:rPr>
      </w:pPr>
    </w:p>
    <w:p w:rsidR="006F064F" w:rsidP="00E7596C" w:rsidRDefault="006F064F" w14:paraId="21B6C707" w14:textId="77777777">
      <w:pPr>
        <w:pStyle w:val="BodyText"/>
        <w:rPr>
          <w:lang w:val="en-GB"/>
        </w:rPr>
      </w:pPr>
    </w:p>
    <w:p w:rsidR="006F064F" w:rsidP="00E7596C" w:rsidRDefault="006F064F" w14:paraId="3B4C785A" w14:textId="77777777">
      <w:pPr>
        <w:pStyle w:val="BodyText"/>
        <w:rPr>
          <w:lang w:val="en-GB"/>
        </w:rPr>
      </w:pPr>
    </w:p>
    <w:p w:rsidRPr="00EE0162" w:rsidR="00870184" w:rsidP="00870184" w:rsidRDefault="00870184" w14:paraId="67B3D4E6" w14:textId="61A21080">
      <w:pPr>
        <w:pStyle w:val="Heading1"/>
        <w:rPr>
          <w:lang w:val="en-GB"/>
        </w:rPr>
      </w:pPr>
      <w:r w:rsidRPr="00EE0162">
        <w:rPr>
          <w:lang w:val="en-GB"/>
        </w:rPr>
        <w:t>Challenges and Objective</w:t>
      </w:r>
      <w:r w:rsidRPr="00EE0162" w:rsidR="002425EE">
        <w:rPr>
          <w:lang w:val="en-GB"/>
        </w:rPr>
        <w:t>s</w:t>
      </w:r>
      <w:r w:rsidRPr="00EE0162" w:rsidR="00105763">
        <w:rPr>
          <w:lang w:val="en-GB"/>
        </w:rPr>
        <w:t xml:space="preserve"> (HANS</w:t>
      </w:r>
      <w:r w:rsidRPr="00EE0162" w:rsidR="00097110">
        <w:rPr>
          <w:lang w:val="en-GB"/>
        </w:rPr>
        <w:t>/REMCO</w:t>
      </w:r>
      <w:r w:rsidRPr="00EE0162" w:rsidR="002425EE">
        <w:rPr>
          <w:lang w:val="en-GB"/>
        </w:rPr>
        <w:t>; ½ page</w:t>
      </w:r>
      <w:r w:rsidRPr="00EE0162" w:rsidR="00105763">
        <w:rPr>
          <w:lang w:val="en-GB"/>
        </w:rPr>
        <w:t>)</w:t>
      </w:r>
    </w:p>
    <w:p w:rsidRPr="00EE0162" w:rsidR="00E01AAC" w:rsidP="00E7596C" w:rsidRDefault="00E01AAC" w14:paraId="458608ED" w14:textId="645308A3">
      <w:pPr>
        <w:pStyle w:val="BodyText"/>
        <w:rPr>
          <w:lang w:val="en-GB"/>
        </w:rPr>
      </w:pPr>
      <w:r w:rsidRPr="00EE0162">
        <w:rPr>
          <w:lang w:val="en-GB"/>
        </w:rPr>
        <w:t>Elaborate on the intrinsic challenges of these scenarios, e.g. deployment, (cross-layer</w:t>
      </w:r>
      <w:r w:rsidRPr="00EE0162" w:rsidR="00581AF3">
        <w:rPr>
          <w:lang w:val="en-GB"/>
        </w:rPr>
        <w:t>/end-to-end</w:t>
      </w:r>
      <w:r w:rsidRPr="00EE0162">
        <w:rPr>
          <w:lang w:val="en-GB"/>
        </w:rPr>
        <w:t xml:space="preserve"> </w:t>
      </w:r>
      <w:r w:rsidRPr="00EE0162" w:rsidR="00581AF3">
        <w:rPr>
          <w:lang w:val="en-GB"/>
        </w:rPr>
        <w:t>optimisation, connect-compute trade-off. What else?</w:t>
      </w:r>
    </w:p>
    <w:p w:rsidRPr="00EE0162" w:rsidR="00F84EC2" w:rsidP="00E7596C" w:rsidRDefault="00F84EC2" w14:paraId="40F17C53" w14:textId="62B57780">
      <w:pPr>
        <w:pStyle w:val="BodyText"/>
        <w:rPr>
          <w:lang w:val="en-GB"/>
        </w:rPr>
      </w:pPr>
      <w:r w:rsidRPr="00EE0162">
        <w:rPr>
          <w:lang w:val="en-GB"/>
        </w:rPr>
        <w:t>Explain the objective</w:t>
      </w:r>
      <w:r w:rsidRPr="00EE0162" w:rsidR="004F1CE9">
        <w:rPr>
          <w:lang w:val="en-GB"/>
        </w:rPr>
        <w:t>/contribution</w:t>
      </w:r>
      <w:r w:rsidRPr="00EE0162">
        <w:rPr>
          <w:lang w:val="en-GB"/>
        </w:rPr>
        <w:t xml:space="preserve"> of the paper, i.e. to model</w:t>
      </w:r>
      <w:r w:rsidRPr="00EE0162" w:rsidR="00DB6C69">
        <w:rPr>
          <w:lang w:val="en-GB"/>
        </w:rPr>
        <w:t xml:space="preserve"> the handling of </w:t>
      </w:r>
      <w:del w:author="Litjens, R. (Remco)" w:date="2020-09-28T08:41:00Z" w:id="3">
        <w:r w:rsidRPr="00EE0162" w:rsidDel="00C93E62" w:rsidR="00DB6C69">
          <w:rPr>
            <w:lang w:val="en-GB"/>
          </w:rPr>
          <w:delText xml:space="preserve">Social </w:delText>
        </w:r>
      </w:del>
      <w:ins w:author="Litjens, R. (Remco)" w:date="2020-09-28T08:41:00Z" w:id="4">
        <w:r w:rsidRPr="00EE0162" w:rsidR="00C93E62">
          <w:rPr>
            <w:lang w:val="en-GB"/>
          </w:rPr>
          <w:t xml:space="preserve">social </w:t>
        </w:r>
      </w:ins>
      <w:r w:rsidRPr="00EE0162" w:rsidR="00DB6C69">
        <w:rPr>
          <w:lang w:val="en-GB"/>
        </w:rPr>
        <w:t xml:space="preserve">XR applications in an indoor 5G network </w:t>
      </w:r>
      <w:r w:rsidRPr="00EE0162" w:rsidR="00EC3603">
        <w:rPr>
          <w:lang w:val="en-GB"/>
        </w:rPr>
        <w:t xml:space="preserve">to enable a feasibility assessment of different scenarios in terms of </w:t>
      </w:r>
      <w:proofErr w:type="spellStart"/>
      <w:r w:rsidRPr="00EE0162" w:rsidR="00EC3603">
        <w:rPr>
          <w:lang w:val="en-GB"/>
        </w:rPr>
        <w:t>a.o.</w:t>
      </w:r>
      <w:proofErr w:type="spellEnd"/>
      <w:r w:rsidRPr="00EE0162" w:rsidR="00EC3603">
        <w:rPr>
          <w:lang w:val="en-GB"/>
        </w:rPr>
        <w:t xml:space="preserve"> </w:t>
      </w:r>
      <w:r w:rsidRPr="00EE0162" w:rsidR="000F2037">
        <w:rPr>
          <w:lang w:val="en-GB"/>
        </w:rPr>
        <w:t>number of participating users, application characteristics and available spectrum/BS resources</w:t>
      </w:r>
      <w:r w:rsidRPr="00EE0162" w:rsidR="00213640">
        <w:rPr>
          <w:lang w:val="en-GB"/>
        </w:rPr>
        <w:t xml:space="preserve">; and to optimise </w:t>
      </w:r>
      <w:r w:rsidRPr="00EE0162" w:rsidR="00060B23">
        <w:rPr>
          <w:lang w:val="en-GB"/>
        </w:rPr>
        <w:t>traffic handling</w:t>
      </w:r>
      <w:r w:rsidRPr="00EE0162" w:rsidR="00C407D8">
        <w:rPr>
          <w:lang w:val="en-GB"/>
        </w:rPr>
        <w:t xml:space="preserve"> in the radio access network, incl. packet scheduling and D-MIMO management.</w:t>
      </w:r>
    </w:p>
    <w:p w:rsidRPr="00EE0162" w:rsidR="009303D9" w:rsidP="006B6B66" w:rsidRDefault="004F1CE9" w14:paraId="158BFBB7" w14:textId="09F273CF">
      <w:pPr>
        <w:pStyle w:val="Heading1"/>
        <w:rPr>
          <w:lang w:val="en-GB"/>
        </w:rPr>
      </w:pPr>
      <w:commentRangeStart w:id="5"/>
      <w:commentRangeStart w:id="6"/>
      <w:r w:rsidRPr="00EE0162">
        <w:rPr>
          <w:lang w:val="en-GB"/>
        </w:rPr>
        <w:t>Related work</w:t>
      </w:r>
      <w:r w:rsidRPr="00EE0162" w:rsidR="0021414E">
        <w:rPr>
          <w:lang w:val="en-GB"/>
        </w:rPr>
        <w:t xml:space="preserve"> (JOÃO</w:t>
      </w:r>
      <w:r w:rsidRPr="00EE0162" w:rsidR="00F75C7D">
        <w:rPr>
          <w:lang w:val="en-GB"/>
        </w:rPr>
        <w:t>/SJORS</w:t>
      </w:r>
      <w:r w:rsidRPr="00EE0162" w:rsidR="00DF33B5">
        <w:rPr>
          <w:lang w:val="en-GB"/>
        </w:rPr>
        <w:t>; ¼</w:t>
      </w:r>
      <w:r w:rsidRPr="00EE0162" w:rsidR="0092044D">
        <w:rPr>
          <w:lang w:val="en-GB"/>
        </w:rPr>
        <w:t xml:space="preserve"> </w:t>
      </w:r>
      <w:r w:rsidRPr="00EE0162" w:rsidR="00DF33B5">
        <w:rPr>
          <w:lang w:val="en-GB"/>
        </w:rPr>
        <w:t>page</w:t>
      </w:r>
      <w:r w:rsidRPr="00EE0162" w:rsidR="0021414E">
        <w:rPr>
          <w:lang w:val="en-GB"/>
        </w:rPr>
        <w:t>)</w:t>
      </w:r>
      <w:commentRangeEnd w:id="5"/>
      <w:r w:rsidRPr="00EE0162" w:rsidR="008863DA">
        <w:rPr>
          <w:rStyle w:val="CommentReference"/>
          <w:smallCaps w:val="0"/>
          <w:noProof w:val="0"/>
          <w:lang w:val="en-GB"/>
        </w:rPr>
        <w:commentReference w:id="5"/>
      </w:r>
      <w:commentRangeEnd w:id="6"/>
      <w:r w:rsidRPr="00EE0162" w:rsidR="0011464E">
        <w:rPr>
          <w:rStyle w:val="CommentReference"/>
          <w:smallCaps w:val="0"/>
          <w:noProof w:val="0"/>
          <w:lang w:val="en-GB"/>
        </w:rPr>
        <w:commentReference w:id="6"/>
      </w:r>
    </w:p>
    <w:p w:rsidRPr="00EE0162" w:rsidR="00AB3C17" w:rsidP="00E7596C" w:rsidRDefault="00AB3C17" w14:paraId="3E50D2C3" w14:textId="0CF68409">
      <w:pPr>
        <w:pStyle w:val="BodyText"/>
        <w:rPr>
          <w:lang w:val="en-GB"/>
        </w:rPr>
      </w:pPr>
      <w:r w:rsidRPr="00EE0162">
        <w:rPr>
          <w:lang w:val="en-GB"/>
        </w:rPr>
        <w:t xml:space="preserve">Cutting the Cord in Virtual Reality </w:t>
      </w:r>
      <w:r w:rsidRPr="00EE0162" w:rsidR="00585B98">
        <w:rPr>
          <w:lang w:val="en-GB"/>
        </w:rPr>
        <w:t>[2]</w:t>
      </w:r>
      <w:r w:rsidRPr="00EE0162">
        <w:rPr>
          <w:lang w:val="en-GB"/>
        </w:rPr>
        <w:t xml:space="preserve"> </w:t>
      </w:r>
      <w:r w:rsidRPr="00EE0162" w:rsidR="00713754">
        <w:rPr>
          <w:lang w:val="en-GB"/>
        </w:rPr>
        <w:t xml:space="preserve">discusses the impact of blockage by hand, head </w:t>
      </w:r>
      <w:r w:rsidRPr="00EE0162" w:rsidR="00D616D4">
        <w:rPr>
          <w:lang w:val="en-GB"/>
        </w:rPr>
        <w:t xml:space="preserve">and body. Although Wi-Fi </w:t>
      </w:r>
      <w:r w:rsidRPr="00EE0162" w:rsidR="00367F4C">
        <w:rPr>
          <w:lang w:val="en-GB"/>
        </w:rPr>
        <w:t xml:space="preserve">in </w:t>
      </w:r>
      <w:proofErr w:type="spellStart"/>
      <w:r w:rsidRPr="00EE0162" w:rsidR="00367F4C">
        <w:rPr>
          <w:lang w:val="en-GB"/>
        </w:rPr>
        <w:t>mmWave</w:t>
      </w:r>
      <w:proofErr w:type="spellEnd"/>
      <w:r w:rsidRPr="00EE0162" w:rsidR="00367F4C">
        <w:rPr>
          <w:lang w:val="en-GB"/>
        </w:rPr>
        <w:t xml:space="preserve"> bands</w:t>
      </w:r>
      <w:r w:rsidRPr="00EE0162" w:rsidR="00D616D4">
        <w:rPr>
          <w:lang w:val="en-GB"/>
        </w:rPr>
        <w:t xml:space="preserve"> is considered, </w:t>
      </w:r>
      <w:r w:rsidRPr="00EE0162" w:rsidR="00551753">
        <w:rPr>
          <w:lang w:val="en-GB"/>
        </w:rPr>
        <w:t xml:space="preserve">it’s </w:t>
      </w:r>
      <w:r w:rsidRPr="00EE0162" w:rsidR="00C16BA5">
        <w:rPr>
          <w:lang w:val="en-GB"/>
        </w:rPr>
        <w:t>relevant</w:t>
      </w:r>
      <w:r w:rsidRPr="00EE0162" w:rsidR="00D616D4">
        <w:rPr>
          <w:lang w:val="en-GB"/>
        </w:rPr>
        <w:t xml:space="preserve"> </w:t>
      </w:r>
      <w:r w:rsidRPr="00EE0162" w:rsidR="000F44BD">
        <w:rPr>
          <w:lang w:val="en-GB"/>
        </w:rPr>
        <w:t>for our research.</w:t>
      </w:r>
    </w:p>
    <w:p w:rsidR="00417B72" w:rsidP="00E7596C" w:rsidRDefault="00FC644D" w14:paraId="464E3B6B" w14:textId="2424F193">
      <w:pPr>
        <w:pStyle w:val="BodyText"/>
        <w:rPr>
          <w:lang w:val="en-GB"/>
        </w:rPr>
      </w:pPr>
      <w:r w:rsidRPr="42863924" w:rsidR="00FC644D">
        <w:rPr>
          <w:lang w:val="en-GB"/>
        </w:rPr>
        <w:t xml:space="preserve">Toward Low-Latency and Ultra-Reliable Virtual Reality </w:t>
      </w:r>
      <w:r w:rsidRPr="42863924" w:rsidR="00704668">
        <w:rPr>
          <w:lang w:val="en-GB"/>
        </w:rPr>
        <w:t>[3]</w:t>
      </w:r>
      <w:r w:rsidRPr="42863924" w:rsidR="00FC644D">
        <w:rPr>
          <w:lang w:val="en-GB"/>
        </w:rPr>
        <w:t xml:space="preserve"> </w:t>
      </w:r>
      <w:r w:rsidRPr="42863924" w:rsidR="00361748">
        <w:rPr>
          <w:lang w:val="en-GB"/>
        </w:rPr>
        <w:t xml:space="preserve">discusses the challenges and enablers </w:t>
      </w:r>
      <w:r w:rsidRPr="42863924" w:rsidR="000627D2">
        <w:rPr>
          <w:lang w:val="en-GB"/>
        </w:rPr>
        <w:t xml:space="preserve">for </w:t>
      </w:r>
      <w:r w:rsidRPr="42863924" w:rsidR="00D546E5">
        <w:rPr>
          <w:lang w:val="en-GB"/>
        </w:rPr>
        <w:t xml:space="preserve">ultra-reliable and low-latency </w:t>
      </w:r>
      <w:r w:rsidRPr="42863924" w:rsidR="00EB5672">
        <w:rPr>
          <w:lang w:val="en-GB"/>
        </w:rPr>
        <w:t xml:space="preserve">VR. </w:t>
      </w:r>
      <w:r w:rsidRPr="42863924" w:rsidR="0085752A">
        <w:rPr>
          <w:lang w:val="en-GB"/>
        </w:rPr>
        <w:t>Required for VR is the C3 paradigm: (edge) computing, caching</w:t>
      </w:r>
      <w:r w:rsidRPr="42863924" w:rsidR="00882E6A">
        <w:rPr>
          <w:lang w:val="en-GB"/>
        </w:rPr>
        <w:t xml:space="preserve">, and communication resources. </w:t>
      </w:r>
      <w:r w:rsidRPr="42863924" w:rsidR="00AD5818">
        <w:rPr>
          <w:lang w:val="en-GB"/>
        </w:rPr>
        <w:t xml:space="preserve">With respect to communication, multi-connectivity (MC) is used </w:t>
      </w:r>
      <w:r w:rsidRPr="42863924" w:rsidR="00CD2F94">
        <w:rPr>
          <w:lang w:val="en-GB"/>
        </w:rPr>
        <w:t xml:space="preserve">as means to mitigate the </w:t>
      </w:r>
      <w:r w:rsidRPr="42863924" w:rsidR="00972186">
        <w:rPr>
          <w:lang w:val="en-GB"/>
        </w:rPr>
        <w:t xml:space="preserve">blockage and disturbance caused by </w:t>
      </w:r>
      <w:r w:rsidRPr="42863924" w:rsidR="00972186">
        <w:rPr>
          <w:i w:val="1"/>
          <w:iCs w:val="1"/>
          <w:lang w:val="en-GB"/>
        </w:rPr>
        <w:t>impulse actions</w:t>
      </w:r>
      <w:r w:rsidRPr="42863924" w:rsidR="00972186">
        <w:rPr>
          <w:lang w:val="en-GB"/>
        </w:rPr>
        <w:t xml:space="preserve">. </w:t>
      </w:r>
      <w:r w:rsidRPr="42863924" w:rsidR="00A8527C">
        <w:rPr>
          <w:lang w:val="en-GB"/>
        </w:rPr>
        <w:t>A case study is worked out</w:t>
      </w:r>
      <w:r w:rsidRPr="42863924" w:rsidR="00FD756D">
        <w:rPr>
          <w:lang w:val="en-GB"/>
        </w:rPr>
        <w:t xml:space="preserve">, showing the </w:t>
      </w:r>
      <w:r w:rsidRPr="42863924" w:rsidR="000C3CAF">
        <w:rPr>
          <w:lang w:val="en-GB"/>
        </w:rPr>
        <w:t xml:space="preserve">latency and delay performance for </w:t>
      </w:r>
      <w:ins w:author="Litjens, R. (Remco)" w:date="2020-09-28T10:11:00Z" w:id="345564780">
        <w:r w:rsidRPr="42863924" w:rsidR="00491C2A">
          <w:rPr>
            <w:lang w:val="en-GB"/>
          </w:rPr>
          <w:t>sixteen</w:t>
        </w:r>
      </w:ins>
      <w:del w:author="Litjens, R. (Remco)" w:date="2020-09-28T10:11:00Z" w:id="1799191814">
        <w:r w:rsidRPr="42863924" w:rsidDel="000C3CAF">
          <w:rPr>
            <w:lang w:val="en-GB"/>
          </w:rPr>
          <w:delText>16</w:delText>
        </w:r>
      </w:del>
      <w:r w:rsidRPr="42863924" w:rsidR="000C3CAF">
        <w:rPr>
          <w:lang w:val="en-GB"/>
        </w:rPr>
        <w:t xml:space="preserve"> players being served by </w:t>
      </w:r>
      <w:ins w:author="Litjens, R. (Remco)" w:date="2020-09-28T10:11:00Z" w:id="1935318277">
        <w:r w:rsidRPr="42863924" w:rsidR="00491C2A">
          <w:rPr>
            <w:lang w:val="en-GB"/>
          </w:rPr>
          <w:t>four</w:t>
        </w:r>
      </w:ins>
      <w:del w:author="Litjens, R. (Remco)" w:date="2020-09-28T10:11:00Z" w:id="62950116">
        <w:r w:rsidRPr="42863924" w:rsidDel="000C3CAF">
          <w:rPr>
            <w:lang w:val="en-GB"/>
          </w:rPr>
          <w:delText>4</w:delText>
        </w:r>
      </w:del>
      <w:r w:rsidRPr="42863924" w:rsidR="000C3CAF">
        <w:rPr>
          <w:lang w:val="en-GB"/>
        </w:rPr>
        <w:t xml:space="preserve"> </w:t>
      </w:r>
      <w:r w:rsidRPr="42863924" w:rsidR="002F342E">
        <w:rPr>
          <w:lang w:val="en-GB"/>
        </w:rPr>
        <w:t>APs</w:t>
      </w:r>
      <w:r w:rsidRPr="42863924" w:rsidR="007128A4">
        <w:rPr>
          <w:lang w:val="en-GB"/>
        </w:rPr>
        <w:t>, both for the average and the 99</w:t>
      </w:r>
      <w:r w:rsidRPr="42863924" w:rsidR="007128A4">
        <w:rPr>
          <w:vertAlign w:val="superscript"/>
          <w:lang w:val="en-GB"/>
        </w:rPr>
        <w:t>th</w:t>
      </w:r>
      <w:r w:rsidRPr="42863924" w:rsidR="007128A4">
        <w:rPr>
          <w:lang w:val="en-GB"/>
        </w:rPr>
        <w:t xml:space="preserve"> percentile values.</w:t>
      </w:r>
    </w:p>
    <w:p w:rsidRPr="00EE0162" w:rsidR="009303D9" w:rsidP="00C97D4A" w:rsidRDefault="29AE5539" w14:paraId="53AA341E" w14:textId="3CC34B11">
      <w:pPr>
        <w:pStyle w:val="BodyText"/>
        <w:numPr>
          <w:ilvl w:val="0"/>
          <w:numId w:val="28"/>
        </w:numPr>
        <w:rPr>
          <w:ins w:author="Janeiro Horta de Morais, J.A. (João)" w:date="2020-09-27T20:43:00Z" w:id="12"/>
          <w:rFonts w:eastAsia="Times New Roman"/>
          <w:lang w:val="en-GB"/>
        </w:rPr>
      </w:pPr>
      <w:ins w:author="Janeiro Horta de Morais, J.A. (João)" w:date="2020-09-27T20:34:00Z" w:id="13">
        <w:r w:rsidRPr="53DA11B3">
          <w:rPr>
            <w:lang w:val="en-GB"/>
          </w:rPr>
          <w:t xml:space="preserve">Papers on </w:t>
        </w:r>
      </w:ins>
      <w:ins w:author="Janeiro Horta de Morais, J.A. (João)" w:date="2020-09-27T20:35:00Z" w:id="14">
        <w:r w:rsidRPr="53DA11B3" w:rsidR="5DE982B7">
          <w:rPr>
            <w:lang w:val="en-GB"/>
          </w:rPr>
          <w:t>th</w:t>
        </w:r>
        <w:r w:rsidRPr="53DA11B3" w:rsidR="5DE982B7">
          <w:rPr>
            <w:b/>
            <w:bCs/>
            <w:lang w:val="en-GB"/>
          </w:rPr>
          <w:t xml:space="preserve">e challenges of </w:t>
        </w:r>
        <w:proofErr w:type="spellStart"/>
        <w:r w:rsidRPr="53DA11B3" w:rsidR="5DE982B7">
          <w:rPr>
            <w:b/>
            <w:bCs/>
            <w:lang w:val="en-GB"/>
          </w:rPr>
          <w:t>mmWaves</w:t>
        </w:r>
        <w:proofErr w:type="spellEnd"/>
        <w:r w:rsidRPr="53DA11B3" w:rsidR="5DE982B7">
          <w:rPr>
            <w:b/>
            <w:bCs/>
            <w:lang w:val="en-GB"/>
          </w:rPr>
          <w:t>?</w:t>
        </w:r>
        <w:r w:rsidRPr="53DA11B3" w:rsidR="5DE982B7">
          <w:rPr>
            <w:lang w:val="en-GB"/>
          </w:rPr>
          <w:t xml:space="preserve"> Rappaport has a few very cited ones</w:t>
        </w:r>
      </w:ins>
      <w:ins w:author="Janeiro Horta de Morais, J.A. (João)" w:date="2020-09-27T20:43:00Z" w:id="15">
        <w:r w:rsidRPr="53DA11B3" w:rsidR="0AF23518">
          <w:rPr>
            <w:lang w:val="en-GB"/>
          </w:rPr>
          <w:t>:</w:t>
        </w:r>
      </w:ins>
    </w:p>
    <w:p w:rsidRPr="00EE0162" w:rsidR="009303D9" w:rsidP="00C97D4A" w:rsidRDefault="0E22209B" w14:paraId="057EEC42" w14:textId="35182F5D">
      <w:pPr>
        <w:pStyle w:val="BodyText"/>
        <w:numPr>
          <w:ilvl w:val="1"/>
          <w:numId w:val="28"/>
        </w:numPr>
        <w:rPr>
          <w:ins w:author="Janeiro Horta de Morais, J.A. (João)" w:date="2020-09-27T20:45:00Z" w:id="16"/>
          <w:rFonts w:eastAsia="Times New Roman"/>
          <w:lang w:val="en-GB"/>
        </w:rPr>
      </w:pPr>
      <w:proofErr w:type="spellStart"/>
      <w:ins w:author="Janeiro Horta de Morais, J.A. (João)" w:date="2020-09-27T20:45:00Z" w:id="17">
        <w:r w:rsidRPr="53DA11B3">
          <w:rPr>
            <w:lang w:val="en-GB"/>
          </w:rPr>
          <w:t>Millimeter</w:t>
        </w:r>
        <w:proofErr w:type="spellEnd"/>
        <w:r w:rsidRPr="53DA11B3">
          <w:rPr>
            <w:lang w:val="en-GB"/>
          </w:rPr>
          <w:t>-Wave Cellular Wireless Networks: Potentials and Challenges (https://ieeexplore.ieee.org/document/6732923)</w:t>
        </w:r>
      </w:ins>
    </w:p>
    <w:p w:rsidRPr="00EE0162" w:rsidR="009303D9" w:rsidP="67563C40" w:rsidRDefault="0E22209B" w14:paraId="13F20F04" w14:textId="12CCEBC8">
      <w:pPr>
        <w:pStyle w:val="BodyText"/>
        <w:numPr>
          <w:ilvl w:val="1"/>
          <w:numId w:val="28"/>
        </w:numPr>
        <w:rPr>
          <w:ins w:author="Janeiro Horta de Morais, J.A. (João)" w:date="2020-09-27T20:46:00Z" w:id="18"/>
          <w:rFonts w:eastAsia="Times New Roman"/>
          <w:lang w:val="en-GB"/>
        </w:rPr>
      </w:pPr>
      <w:proofErr w:type="spellStart"/>
      <w:ins w:author="Janeiro Horta de Morais, J.A. (João)" w:date="2020-09-27T20:46:00Z" w:id="19">
        <w:r w:rsidRPr="53DA11B3">
          <w:rPr>
            <w:lang w:val="en-GB"/>
          </w:rPr>
          <w:t>Millimeter</w:t>
        </w:r>
        <w:proofErr w:type="spellEnd"/>
        <w:r w:rsidRPr="53DA11B3">
          <w:rPr>
            <w:lang w:val="en-GB"/>
          </w:rPr>
          <w:t xml:space="preserve"> Wave Mobile Communications for 5G Cellular: It Will Work! (</w:t>
        </w:r>
        <w:r w:rsidRPr="53DA11B3">
          <w:rPr>
            <w:lang w:val="en-GB"/>
          </w:rPr>
          <w:fldChar w:fldCharType="begin"/>
        </w:r>
        <w:r w:rsidRPr="53DA11B3">
          <w:rPr>
            <w:lang w:val="en-GB"/>
          </w:rPr>
          <w:instrText xml:space="preserve">HYPERLINK "https://ieeexplore.ieee.org/document/6515173" </w:instrText>
        </w:r>
        <w:r w:rsidRPr="53DA11B3">
          <w:rPr>
            <w:lang w:val="en-GB"/>
          </w:rPr>
          <w:fldChar w:fldCharType="separate"/>
        </w:r>
        <w:r w:rsidRPr="53DA11B3">
          <w:rPr>
            <w:rStyle w:val="Hyperlink"/>
            <w:lang w:val="en-GB"/>
          </w:rPr>
          <w:t>https://ieeexplore.ieee.org/document/6515173</w:t>
        </w:r>
        <w:r w:rsidRPr="53DA11B3">
          <w:rPr>
            <w:lang w:val="en-GB"/>
          </w:rPr>
          <w:fldChar w:fldCharType="end"/>
        </w:r>
        <w:r w:rsidRPr="53DA11B3">
          <w:rPr>
            <w:lang w:val="en-GB"/>
          </w:rPr>
          <w:t>)</w:t>
        </w:r>
      </w:ins>
    </w:p>
    <w:p w:rsidRPr="00EE0162" w:rsidR="009303D9" w:rsidP="00526D11" w:rsidRDefault="0E22209B" w14:paraId="0CF6F6A3" w14:textId="4D66C044">
      <w:pPr>
        <w:pStyle w:val="BodyText"/>
        <w:numPr>
          <w:ilvl w:val="1"/>
          <w:numId w:val="28"/>
        </w:numPr>
        <w:rPr>
          <w:rStyle w:val="Hyperlink"/>
          <w:rFonts w:eastAsia="Times New Roman"/>
          <w:lang w:val="en-GB"/>
        </w:rPr>
      </w:pPr>
      <w:ins w:author="Janeiro Horta de Morais, J.A. (João)" w:date="2020-09-27T20:46:00Z" w:id="20">
        <w:r w:rsidRPr="366E9050">
          <w:rPr>
            <w:lang w:val="en-GB"/>
          </w:rPr>
          <w:t xml:space="preserve">Overview of </w:t>
        </w:r>
        <w:proofErr w:type="spellStart"/>
        <w:r w:rsidRPr="366E9050">
          <w:rPr>
            <w:lang w:val="en-GB"/>
          </w:rPr>
          <w:t>Millimeter</w:t>
        </w:r>
        <w:proofErr w:type="spellEnd"/>
        <w:r w:rsidRPr="366E9050">
          <w:rPr>
            <w:lang w:val="en-GB"/>
          </w:rPr>
          <w:t xml:space="preserve"> Wave Communications for Fifth-Generation (5G) Wireless Networks—With a Focus on Propagation Models (https://ieeexplore.ieee.org/document/7999294)</w:t>
        </w:r>
      </w:ins>
      <w:ins w:author="Janeiro Horta de Morais, J.A. (João)" w:date="2020-09-27T20:47:00Z" w:id="21">
        <w:r w:rsidRPr="00EE0162" w:rsidR="7EAD4099">
          <w:rPr>
            <w:rStyle w:val="Hyperlink"/>
            <w:lang w:val="en-GB"/>
          </w:rPr>
          <w:t xml:space="preserve"> </w:t>
        </w:r>
      </w:ins>
    </w:p>
    <w:p w:rsidRPr="00B5216D" w:rsidR="0A423501" w:rsidP="4ED51688" w:rsidRDefault="0A423501" w14:paraId="11B01345" w14:textId="51E859A8">
      <w:pPr>
        <w:pStyle w:val="BodyText"/>
        <w:numPr>
          <w:ilvl w:val="0"/>
          <w:numId w:val="28"/>
        </w:numPr>
        <w:rPr>
          <w:ins w:author="Janeiro Horta de Morais, J.A. (João)" w:date="2020-09-27T20:39:00Z" w:id="22"/>
          <w:rStyle w:val="Hyperlink"/>
          <w:rFonts w:eastAsia="Times New Roman"/>
          <w:color w:val="0563C1"/>
          <w:lang w:val="nl-NL"/>
        </w:rPr>
      </w:pPr>
      <w:r w:rsidRPr="53DA11B3">
        <w:rPr>
          <w:rStyle w:val="Hyperlink"/>
          <w:b/>
          <w:bCs/>
          <w:lang w:val="nl-NL"/>
        </w:rPr>
        <w:t>SRS vs GoB: http://ma-mimo.ellintech.se/2020/10/02/reciprocity-based-massive-mimo-in-action/</w:t>
      </w:r>
    </w:p>
    <w:p w:rsidRPr="00EE0162" w:rsidR="009303D9" w:rsidP="00C97D4A" w:rsidRDefault="009E32C8" w14:paraId="158BFBBB" w14:textId="2D05A156">
      <w:pPr>
        <w:pStyle w:val="BodyText"/>
        <w:ind w:firstLine="0"/>
        <w:rPr>
          <w:rFonts w:ascii="Arial" w:hAnsi="Arial" w:eastAsia="Arial" w:cs="Arial"/>
          <w:color w:val="000000" w:themeColor="text1"/>
          <w:sz w:val="18"/>
          <w:szCs w:val="18"/>
          <w:lang w:val="en-GB"/>
        </w:rPr>
      </w:pPr>
      <w:r w:rsidRPr="00EE0162">
        <w:rPr>
          <w:lang w:val="en-GB"/>
        </w:rPr>
        <w:t xml:space="preserve">Our contribution: different scenario (office </w:t>
      </w:r>
      <w:r w:rsidRPr="00EE0162" w:rsidR="00DE0E09">
        <w:rPr>
          <w:lang w:val="en-GB"/>
        </w:rPr>
        <w:t xml:space="preserve">instead of gaming arcade), </w:t>
      </w:r>
      <w:r w:rsidRPr="00EE0162" w:rsidR="004A0088">
        <w:rPr>
          <w:lang w:val="en-GB"/>
        </w:rPr>
        <w:t xml:space="preserve">comparison of </w:t>
      </w:r>
      <w:proofErr w:type="spellStart"/>
      <w:r w:rsidRPr="00EE0162" w:rsidR="004A0088">
        <w:rPr>
          <w:lang w:val="en-GB"/>
        </w:rPr>
        <w:t>mmWave</w:t>
      </w:r>
      <w:proofErr w:type="spellEnd"/>
      <w:r w:rsidRPr="00EE0162" w:rsidR="004A0088">
        <w:rPr>
          <w:lang w:val="en-GB"/>
        </w:rPr>
        <w:t xml:space="preserve"> </w:t>
      </w:r>
      <w:r w:rsidRPr="00EE0162" w:rsidR="00934816">
        <w:rPr>
          <w:lang w:val="en-GB"/>
        </w:rPr>
        <w:t xml:space="preserve">to 3.5 GHz, </w:t>
      </w:r>
      <w:r w:rsidRPr="00EE0162" w:rsidR="00FB19C2">
        <w:rPr>
          <w:lang w:val="en-GB"/>
        </w:rPr>
        <w:t xml:space="preserve">sensitivity analysis of BS array, </w:t>
      </w:r>
      <w:r w:rsidRPr="00EE0162" w:rsidR="00A977E8">
        <w:rPr>
          <w:lang w:val="en-GB"/>
        </w:rPr>
        <w:t>number of virtual/physical users</w:t>
      </w:r>
      <w:r w:rsidRPr="00EE0162" w:rsidR="00703F7E">
        <w:rPr>
          <w:lang w:val="en-GB"/>
        </w:rPr>
        <w:t>, I/P frames characteristics.</w:t>
      </w:r>
    </w:p>
    <w:p w:rsidRPr="00EE0162" w:rsidR="009303D9" w:rsidP="006B6B66" w:rsidRDefault="00637248" w14:paraId="158BFBBC" w14:textId="23B9C621">
      <w:pPr>
        <w:pStyle w:val="Heading1"/>
        <w:rPr>
          <w:lang w:val="en-GB"/>
        </w:rPr>
      </w:pPr>
      <w:r w:rsidRPr="00EE0162">
        <w:rPr>
          <w:lang w:val="en-GB"/>
        </w:rPr>
        <w:t>Modelling</w:t>
      </w:r>
      <w:r w:rsidRPr="00EE0162" w:rsidR="00105763">
        <w:rPr>
          <w:lang w:val="en-GB"/>
        </w:rPr>
        <w:t xml:space="preserve"> (REMCO</w:t>
      </w:r>
      <w:r w:rsidRPr="00EE0162" w:rsidR="00DF33B5">
        <w:rPr>
          <w:lang w:val="en-GB"/>
        </w:rPr>
        <w:t>; 1½-2 pages</w:t>
      </w:r>
      <w:r w:rsidRPr="00EE0162" w:rsidR="00105763">
        <w:rPr>
          <w:lang w:val="en-GB"/>
        </w:rPr>
        <w:t>)</w:t>
      </w:r>
    </w:p>
    <w:p w:rsidRPr="00EE0162" w:rsidR="009303D9" w:rsidP="00892592" w:rsidRDefault="00C94759" w14:paraId="158BFBE8" w14:textId="3CD1B865">
      <w:pPr>
        <w:pStyle w:val="BodyText"/>
        <w:rPr>
          <w:lang w:val="en-GB"/>
        </w:rPr>
      </w:pPr>
      <w:r w:rsidRPr="00EE0162">
        <w:rPr>
          <w:lang w:val="en-GB"/>
        </w:rPr>
        <w:t>In</w:t>
      </w:r>
      <w:r w:rsidRPr="00EE0162" w:rsidR="00E27C52">
        <w:rPr>
          <w:lang w:val="en-GB"/>
        </w:rPr>
        <w:t xml:space="preserve"> this extensive modelling section</w:t>
      </w:r>
      <w:ins w:author="Janeiro Horta de Morais, J.A. (João)" w:date="2020-09-27T20:28:00Z" w:id="23">
        <w:r w:rsidRPr="00EE0162" w:rsidR="0E6838E5">
          <w:rPr>
            <w:lang w:val="en-GB"/>
          </w:rPr>
          <w:t>,</w:t>
        </w:r>
      </w:ins>
      <w:r w:rsidRPr="00EE0162" w:rsidR="00E27C52">
        <w:rPr>
          <w:lang w:val="en-GB"/>
        </w:rPr>
        <w:t xml:space="preserve"> we </w:t>
      </w:r>
      <w:r w:rsidRPr="00EE0162" w:rsidR="000B59B0">
        <w:rPr>
          <w:lang w:val="en-GB"/>
        </w:rPr>
        <w:t xml:space="preserve">describe the modelling of </w:t>
      </w:r>
      <w:r w:rsidRPr="00EE0162" w:rsidR="00E27C52">
        <w:rPr>
          <w:lang w:val="en-GB"/>
        </w:rPr>
        <w:t xml:space="preserve">all </w:t>
      </w:r>
      <w:r w:rsidRPr="00EE0162" w:rsidR="000B59B0">
        <w:rPr>
          <w:lang w:val="en-GB"/>
        </w:rPr>
        <w:t xml:space="preserve">relevant </w:t>
      </w:r>
      <w:r w:rsidRPr="00EE0162" w:rsidR="00E27C52">
        <w:rPr>
          <w:lang w:val="en-GB"/>
        </w:rPr>
        <w:t xml:space="preserve">aspects that </w:t>
      </w:r>
      <w:r w:rsidRPr="00EE0162" w:rsidR="00D81B18">
        <w:rPr>
          <w:lang w:val="en-GB"/>
        </w:rPr>
        <w:t xml:space="preserve">need to be </w:t>
      </w:r>
      <w:r w:rsidRPr="00EE0162" w:rsidR="00D05DA0">
        <w:rPr>
          <w:lang w:val="en-GB"/>
        </w:rPr>
        <w:t xml:space="preserve">considered for </w:t>
      </w:r>
      <w:r w:rsidRPr="00EE0162" w:rsidR="00D81B18">
        <w:rPr>
          <w:lang w:val="en-GB"/>
        </w:rPr>
        <w:t xml:space="preserve">an adequate </w:t>
      </w:r>
      <w:r w:rsidRPr="00EE0162" w:rsidR="00906C1A">
        <w:rPr>
          <w:lang w:val="en-GB"/>
        </w:rPr>
        <w:t xml:space="preserve">feasibility </w:t>
      </w:r>
      <w:r w:rsidRPr="00EE0162" w:rsidR="00D81B18">
        <w:rPr>
          <w:lang w:val="en-GB"/>
        </w:rPr>
        <w:t xml:space="preserve">assessment </w:t>
      </w:r>
      <w:r w:rsidRPr="00EE0162" w:rsidR="00906C1A">
        <w:rPr>
          <w:lang w:val="en-GB"/>
        </w:rPr>
        <w:t xml:space="preserve">and performance optimisation of </w:t>
      </w:r>
      <w:del w:author="Litjens, R. (Remco)" w:date="2020-09-28T08:41:00Z" w:id="24">
        <w:r w:rsidRPr="00EE0162" w:rsidDel="00C93E62" w:rsidR="00341ACF">
          <w:rPr>
            <w:lang w:val="en-GB"/>
          </w:rPr>
          <w:delText>‘S</w:delText>
        </w:r>
        <w:r w:rsidRPr="00EE0162" w:rsidDel="00C93E62" w:rsidR="00906C1A">
          <w:rPr>
            <w:lang w:val="en-GB"/>
          </w:rPr>
          <w:delText xml:space="preserve">ocial </w:delText>
        </w:r>
      </w:del>
      <w:ins w:author="Litjens, R. (Remco)" w:date="2020-09-28T08:41:00Z" w:id="25">
        <w:r w:rsidRPr="00EE0162" w:rsidR="00C93E62">
          <w:rPr>
            <w:lang w:val="en-GB"/>
          </w:rPr>
          <w:t xml:space="preserve">social </w:t>
        </w:r>
      </w:ins>
      <w:r w:rsidRPr="00EE0162" w:rsidR="00906C1A">
        <w:rPr>
          <w:lang w:val="en-GB"/>
        </w:rPr>
        <w:t>VR</w:t>
      </w:r>
      <w:del w:author="Litjens, R. (Remco)" w:date="2020-09-28T08:41:00Z" w:id="26">
        <w:r w:rsidRPr="00EE0162" w:rsidDel="00C93E62" w:rsidR="00906C1A">
          <w:rPr>
            <w:lang w:val="en-GB"/>
          </w:rPr>
          <w:delText>’</w:delText>
        </w:r>
      </w:del>
      <w:r w:rsidRPr="00EE0162" w:rsidR="00906C1A">
        <w:rPr>
          <w:lang w:val="en-GB"/>
        </w:rPr>
        <w:t xml:space="preserve"> applications</w:t>
      </w:r>
      <w:r w:rsidRPr="00EE0162" w:rsidR="00341ACF">
        <w:rPr>
          <w:lang w:val="en-GB"/>
        </w:rPr>
        <w:t xml:space="preserve"> in indoor office scenarios.</w:t>
      </w:r>
      <w:r w:rsidRPr="00EE0162" w:rsidR="00591487">
        <w:rPr>
          <w:lang w:val="en-GB"/>
        </w:rPr>
        <w:t xml:space="preserve"> Consecutively, we address the application scenario or use case, </w:t>
      </w:r>
      <w:r w:rsidRPr="00EE0162" w:rsidR="00604722">
        <w:rPr>
          <w:lang w:val="en-GB"/>
        </w:rPr>
        <w:t xml:space="preserve">the network deployment, the propagation environment and </w:t>
      </w:r>
      <w:r w:rsidRPr="00EE0162" w:rsidR="00051FCA">
        <w:rPr>
          <w:lang w:val="en-GB"/>
        </w:rPr>
        <w:t>key traffic handling mechanisms.</w:t>
      </w:r>
      <w:r w:rsidRPr="00EE0162" w:rsidR="00604722">
        <w:rPr>
          <w:lang w:val="en-GB"/>
        </w:rPr>
        <w:t xml:space="preserve"> </w:t>
      </w:r>
      <w:r w:rsidRPr="00077617" w:rsidR="00077617">
        <w:rPr>
          <w:highlight w:val="yellow"/>
          <w:lang w:val="en-GB"/>
        </w:rPr>
        <w:t>REFER TO TABLE FOR CONCRETE PARAMETER SETTTINGS.</w:t>
      </w:r>
    </w:p>
    <w:p w:rsidRPr="00EE0162" w:rsidR="00E10FB2" w:rsidP="001D7EDE" w:rsidRDefault="00C94759" w14:paraId="0620276B" w14:textId="0C2E57C8">
      <w:pPr>
        <w:pStyle w:val="Heading2"/>
        <w:rPr>
          <w:lang w:val="en-GB"/>
        </w:rPr>
      </w:pPr>
      <w:r w:rsidRPr="00EE0162">
        <w:rPr>
          <w:lang w:val="en-GB"/>
        </w:rPr>
        <w:t>Application scenario</w:t>
      </w:r>
    </w:p>
    <w:p w:rsidRPr="00EE0162" w:rsidR="0097672B" w:rsidP="00892592" w:rsidRDefault="00F56440" w14:paraId="4E074BB1" w14:textId="2A65DDDC">
      <w:pPr>
        <w:pStyle w:val="BodyText"/>
        <w:rPr>
          <w:ins w:author="Litjens, R. (Remco)" w:date="2020-09-28T14:32:00Z" w:id="27"/>
          <w:lang w:val="en-GB"/>
        </w:rPr>
      </w:pPr>
      <w:r w:rsidRPr="00EE0162">
        <w:rPr>
          <w:lang w:val="en-GB"/>
        </w:rPr>
        <w:t xml:space="preserve">As a use case we consider the use of </w:t>
      </w:r>
      <w:r w:rsidRPr="00EE0162" w:rsidR="00A72FA0">
        <w:rPr>
          <w:lang w:val="en-GB"/>
        </w:rPr>
        <w:t xml:space="preserve">a </w:t>
      </w:r>
      <w:del w:author="Litjens, R. (Remco)" w:date="2020-09-28T08:41:00Z" w:id="28">
        <w:r w:rsidRPr="00EE0162" w:rsidDel="00C93E62" w:rsidR="00A72FA0">
          <w:rPr>
            <w:i/>
            <w:iCs/>
            <w:lang w:val="en-GB"/>
          </w:rPr>
          <w:delText>‘</w:delText>
        </w:r>
      </w:del>
      <w:del w:author="Litjens, R. (Remco)" w:date="2020-09-28T08:40:00Z" w:id="29">
        <w:r w:rsidRPr="00EE0162" w:rsidDel="00552F39" w:rsidR="00A72FA0">
          <w:rPr>
            <w:i/>
            <w:iCs/>
            <w:lang w:val="en-GB"/>
          </w:rPr>
          <w:delText xml:space="preserve">Social </w:delText>
        </w:r>
      </w:del>
      <w:ins w:author="Litjens, R. (Remco)" w:date="2020-09-28T08:40:00Z" w:id="30">
        <w:r w:rsidRPr="00EE0162" w:rsidR="00552F39">
          <w:rPr>
            <w:i/>
            <w:iCs/>
            <w:lang w:val="en-GB"/>
          </w:rPr>
          <w:t xml:space="preserve">social </w:t>
        </w:r>
      </w:ins>
      <w:r w:rsidRPr="00EE0162" w:rsidR="00A72FA0">
        <w:rPr>
          <w:i/>
          <w:iCs/>
          <w:lang w:val="en-GB"/>
        </w:rPr>
        <w:t>VR</w:t>
      </w:r>
      <w:del w:author="Litjens, R. (Remco)" w:date="2020-09-28T08:41:00Z" w:id="31">
        <w:r w:rsidRPr="00EE0162" w:rsidDel="00C93E62" w:rsidR="00A72FA0">
          <w:rPr>
            <w:i/>
            <w:iCs/>
            <w:lang w:val="en-GB"/>
          </w:rPr>
          <w:delText>’</w:delText>
        </w:r>
      </w:del>
      <w:r w:rsidRPr="00EE0162" w:rsidR="00A72FA0">
        <w:rPr>
          <w:i/>
          <w:iCs/>
          <w:lang w:val="en-GB"/>
        </w:rPr>
        <w:t xml:space="preserve"> application</w:t>
      </w:r>
      <w:r w:rsidRPr="00EE0162" w:rsidR="00A72FA0">
        <w:rPr>
          <w:lang w:val="en-GB"/>
        </w:rPr>
        <w:t xml:space="preserve"> in an indoor office scenario. More specifically, we consider a</w:t>
      </w:r>
      <w:r w:rsidRPr="00EE0162" w:rsidR="00014FE6">
        <w:rPr>
          <w:lang w:val="en-GB"/>
        </w:rPr>
        <w:t xml:space="preserve"> </w:t>
      </w:r>
      <w:r w:rsidRPr="00EE0162" w:rsidR="00883D70">
        <w:rPr>
          <w:lang w:val="en-GB"/>
        </w:rPr>
        <w:t xml:space="preserve">square </w:t>
      </w:r>
      <w:r w:rsidRPr="00EE0162" w:rsidR="00014FE6">
        <w:rPr>
          <w:lang w:val="en-GB"/>
        </w:rPr>
        <w:t xml:space="preserve">meeting </w:t>
      </w:r>
      <w:r w:rsidRPr="00EE0162" w:rsidR="00E378BC">
        <w:rPr>
          <w:lang w:val="en-GB"/>
        </w:rPr>
        <w:t>r</w:t>
      </w:r>
      <w:r w:rsidRPr="00EE0162" w:rsidR="001D7EDE">
        <w:rPr>
          <w:lang w:val="en-GB"/>
        </w:rPr>
        <w:t xml:space="preserve">oom with </w:t>
      </w:r>
      <w:r w:rsidRPr="00EE0162" w:rsidR="008F315F">
        <w:rPr>
          <w:lang w:val="en-GB"/>
        </w:rPr>
        <w:t xml:space="preserve">a large </w:t>
      </w:r>
      <w:r w:rsidRPr="00EE0162" w:rsidR="00883D70">
        <w:rPr>
          <w:lang w:val="en-GB"/>
        </w:rPr>
        <w:t xml:space="preserve">round </w:t>
      </w:r>
      <w:r w:rsidRPr="00EE0162" w:rsidR="001D7EDE">
        <w:rPr>
          <w:lang w:val="en-GB"/>
        </w:rPr>
        <w:t>conference table</w:t>
      </w:r>
      <w:r w:rsidRPr="00EE0162" w:rsidR="008F315F">
        <w:rPr>
          <w:lang w:val="en-GB"/>
        </w:rPr>
        <w:t xml:space="preserve"> placed in the centre of the room.</w:t>
      </w:r>
      <w:r w:rsidRPr="00EE0162" w:rsidR="0044762F">
        <w:rPr>
          <w:lang w:val="en-GB"/>
        </w:rPr>
        <w:t xml:space="preserve"> Uniformly spread around the conference table are </w:t>
      </w:r>
      <w:r w:rsidRPr="00EE0162" w:rsidR="00C1201D">
        <w:rPr>
          <w:lang w:val="en-GB"/>
        </w:rPr>
        <w:t>N = N</w:t>
      </w:r>
      <w:r w:rsidRPr="00EE0162" w:rsidR="00C1201D">
        <w:rPr>
          <w:vertAlign w:val="subscript"/>
          <w:lang w:val="en-GB"/>
        </w:rPr>
        <w:t>P</w:t>
      </w:r>
      <w:r w:rsidRPr="00EE0162" w:rsidR="00C1201D">
        <w:rPr>
          <w:lang w:val="en-GB"/>
        </w:rPr>
        <w:t xml:space="preserve"> + N</w:t>
      </w:r>
      <w:r w:rsidRPr="00EE0162" w:rsidR="00C1201D">
        <w:rPr>
          <w:vertAlign w:val="subscript"/>
          <w:lang w:val="en-GB"/>
        </w:rPr>
        <w:t>V</w:t>
      </w:r>
      <w:r w:rsidRPr="00EE0162" w:rsidR="0044762F">
        <w:rPr>
          <w:lang w:val="en-GB"/>
        </w:rPr>
        <w:t xml:space="preserve"> </w:t>
      </w:r>
      <w:r w:rsidRPr="00EE0162" w:rsidR="00C1201D">
        <w:rPr>
          <w:lang w:val="en-GB"/>
        </w:rPr>
        <w:t>chairs, seating N</w:t>
      </w:r>
      <w:r w:rsidRPr="00EE0162" w:rsidR="00C1201D">
        <w:rPr>
          <w:vertAlign w:val="subscript"/>
          <w:lang w:val="en-GB"/>
        </w:rPr>
        <w:t>P</w:t>
      </w:r>
      <w:r w:rsidRPr="00EE0162" w:rsidR="00C1201D">
        <w:rPr>
          <w:lang w:val="en-GB"/>
        </w:rPr>
        <w:t xml:space="preserve"> </w:t>
      </w:r>
      <w:r w:rsidRPr="00EE0162" w:rsidR="0016726B">
        <w:rPr>
          <w:lang w:val="en-GB"/>
        </w:rPr>
        <w:t>participants that are physically present in the room</w:t>
      </w:r>
      <w:r w:rsidRPr="00EE0162" w:rsidR="00C15193">
        <w:rPr>
          <w:lang w:val="en-GB"/>
        </w:rPr>
        <w:t>,</w:t>
      </w:r>
      <w:r w:rsidRPr="00EE0162" w:rsidR="0016726B">
        <w:rPr>
          <w:lang w:val="en-GB"/>
        </w:rPr>
        <w:t xml:space="preserve"> and N</w:t>
      </w:r>
      <w:r w:rsidRPr="00EE0162" w:rsidR="0016726B">
        <w:rPr>
          <w:vertAlign w:val="subscript"/>
          <w:lang w:val="en-GB"/>
        </w:rPr>
        <w:t>V</w:t>
      </w:r>
      <w:r w:rsidRPr="00EE0162" w:rsidR="0016726B">
        <w:rPr>
          <w:lang w:val="en-GB"/>
        </w:rPr>
        <w:t xml:space="preserve"> participants </w:t>
      </w:r>
      <w:r w:rsidRPr="00EE0162" w:rsidR="00C15193">
        <w:rPr>
          <w:lang w:val="en-GB"/>
        </w:rPr>
        <w:t>located elsewhere and virtually attending the conference meeting</w:t>
      </w:r>
      <w:r w:rsidRPr="00EE0162" w:rsidR="004F2F3B">
        <w:rPr>
          <w:lang w:val="en-GB"/>
        </w:rPr>
        <w:t xml:space="preserve">. The </w:t>
      </w:r>
      <w:r w:rsidRPr="00EE0162" w:rsidR="00143418">
        <w:rPr>
          <w:lang w:val="en-GB"/>
        </w:rPr>
        <w:t>physical</w:t>
      </w:r>
      <w:r w:rsidRPr="00EE0162" w:rsidR="0079301D">
        <w:rPr>
          <w:lang w:val="en-GB"/>
        </w:rPr>
        <w:t>/</w:t>
      </w:r>
      <w:r w:rsidRPr="00EE0162" w:rsidR="00143418">
        <w:rPr>
          <w:lang w:val="en-GB"/>
        </w:rPr>
        <w:t>virtual participants are assumed to be seated in an alternate</w:t>
      </w:r>
      <w:r w:rsidRPr="00EE0162" w:rsidR="001F7506">
        <w:rPr>
          <w:lang w:val="en-GB"/>
        </w:rPr>
        <w:t xml:space="preserve"> fashion</w:t>
      </w:r>
      <w:r w:rsidRPr="00EE0162" w:rsidR="0079301D">
        <w:rPr>
          <w:lang w:val="en-GB"/>
        </w:rPr>
        <w:t xml:space="preserve"> (</w:t>
      </w:r>
      <w:r w:rsidRPr="00EE0162" w:rsidR="001F7506">
        <w:rPr>
          <w:lang w:val="en-GB"/>
        </w:rPr>
        <w:t>P – V – P</w:t>
      </w:r>
      <w:r w:rsidRPr="00EE0162" w:rsidR="00E145D0">
        <w:rPr>
          <w:lang w:val="en-GB"/>
        </w:rPr>
        <w:t xml:space="preserve"> </w:t>
      </w:r>
      <w:r w:rsidRPr="00EE0162" w:rsidR="005E116C">
        <w:rPr>
          <w:lang w:val="en-GB"/>
        </w:rPr>
        <w:t>– …</w:t>
      </w:r>
      <w:r w:rsidRPr="00EE0162" w:rsidR="0079301D">
        <w:rPr>
          <w:lang w:val="en-GB"/>
        </w:rPr>
        <w:t>)</w:t>
      </w:r>
      <w:r w:rsidRPr="00EE0162" w:rsidR="005E116C">
        <w:rPr>
          <w:lang w:val="en-GB"/>
        </w:rPr>
        <w:t>.</w:t>
      </w:r>
    </w:p>
    <w:p w:rsidRPr="00EE0162" w:rsidR="0097672B" w:rsidP="42863924" w:rsidRDefault="007818A7" w14:paraId="3F406939" w14:textId="278D92B5">
      <w:pPr>
        <w:pStyle w:val="BodyText"/>
        <w:keepNext/>
        <w:tabs>
          <w:tab w:val="clear" w:pos="288"/>
        </w:tabs>
        <w:spacing w:before="240"/>
        <w:ind w:firstLine="0"/>
        <w:jc w:val="center"/>
        <w:rPr>
          <w:ins w:author="Litjens, R. (Remco)" w:date="2020-09-28T14:39:00Z" w:id="32"/>
          <w:lang w:val="en-GB"/>
        </w:rPr>
        <w:pPrChange w:author="Litjens, R. (Remco)" w:date="2020-09-28T14:39:00Z" w:id="33">
          <w:pPr>
            <w:pStyle w:val="BodyText"/>
            <w:tabs>
              <w:tab w:val="clear" w:pos="288"/>
            </w:tabs>
            <w:ind w:firstLine="0"/>
            <w:jc w:val="center"/>
          </w:pPr>
        </w:pPrChange>
      </w:pPr>
      <w:r w:rsidRPr="007818A7">
        <w:rPr>
          <w:noProof/>
        </w:rPr>
        <w:drawing>
          <wp:inline distT="0" distB="0" distL="0" distR="0" wp14:anchorId="2460C977" wp14:editId="2C39C113">
            <wp:extent cx="2880000" cy="21496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149641"/>
                    </a:xfrm>
                    <a:prstGeom prst="rect">
                      <a:avLst/>
                    </a:prstGeom>
                    <a:noFill/>
                    <a:ln>
                      <a:noFill/>
                    </a:ln>
                  </pic:spPr>
                </pic:pic>
              </a:graphicData>
            </a:graphic>
          </wp:inline>
        </w:drawing>
      </w:r>
    </w:p>
    <w:p w:rsidRPr="00EE0162" w:rsidR="0078749E" w:rsidRDefault="0097672B" w14:paraId="2B561096" w14:textId="254F051A">
      <w:pPr>
        <w:pStyle w:val="Caption"/>
        <w:rPr>
          <w:lang w:val="en-GB"/>
        </w:rPr>
        <w:pPrChange w:author="Litjens, R. (Remco)" w:date="2020-09-28T14:39:00Z" w:id="34">
          <w:pPr>
            <w:pStyle w:val="BodyText"/>
          </w:pPr>
        </w:pPrChange>
      </w:pPr>
      <w:bookmarkStart w:name="_Ref52462311" w:id="35"/>
      <w:ins w:author="Litjens, R. (Remco)" w:date="2020-09-28T14:39:00Z" w:id="36">
        <w:r w:rsidRPr="00EE0162">
          <w:rPr>
            <w:lang w:val="en-GB"/>
          </w:rPr>
          <w:t xml:space="preserve">Figure </w:t>
        </w:r>
        <w:r w:rsidRPr="00EE0162">
          <w:rPr>
            <w:lang w:val="en-GB"/>
          </w:rPr>
          <w:fldChar w:fldCharType="begin"/>
        </w:r>
        <w:r w:rsidRPr="00EE0162">
          <w:rPr>
            <w:lang w:val="en-GB"/>
          </w:rPr>
          <w:instrText xml:space="preserve"> SEQ Figure \* ARABIC </w:instrText>
        </w:r>
      </w:ins>
      <w:r w:rsidRPr="00EE0162">
        <w:rPr>
          <w:lang w:val="en-GB"/>
        </w:rPr>
        <w:fldChar w:fldCharType="separate"/>
      </w:r>
      <w:r w:rsidRPr="00EE0162" w:rsidR="00D613F2">
        <w:rPr>
          <w:noProof/>
          <w:lang w:val="en-GB"/>
        </w:rPr>
        <w:t>1</w:t>
      </w:r>
      <w:ins w:author="Litjens, R. (Remco)" w:date="2020-09-28T14:39:00Z" w:id="37">
        <w:r w:rsidRPr="00EE0162">
          <w:rPr>
            <w:lang w:val="en-GB"/>
          </w:rPr>
          <w:fldChar w:fldCharType="end"/>
        </w:r>
        <w:bookmarkEnd w:id="35"/>
        <w:r w:rsidRPr="00EE0162">
          <w:rPr>
            <w:lang w:val="en-GB"/>
          </w:rPr>
          <w:t xml:space="preserve">: </w:t>
        </w:r>
      </w:ins>
      <w:r w:rsidRPr="00EE0162" w:rsidR="006717E3">
        <w:rPr>
          <w:lang w:val="en-GB"/>
        </w:rPr>
        <w:t xml:space="preserve">Visualisation of the </w:t>
      </w:r>
      <w:r w:rsidRPr="00EE0162" w:rsidR="006F3F3E">
        <w:rPr>
          <w:lang w:val="en-GB"/>
        </w:rPr>
        <w:t xml:space="preserve">‘Social VR’ </w:t>
      </w:r>
      <w:r w:rsidRPr="00EE0162" w:rsidR="006717E3">
        <w:rPr>
          <w:lang w:val="en-GB"/>
        </w:rPr>
        <w:t xml:space="preserve">application scenario with </w:t>
      </w:r>
      <w:r w:rsidRPr="00EE0162" w:rsidR="006F3F3E">
        <w:rPr>
          <w:lang w:val="en-GB"/>
        </w:rPr>
        <w:t xml:space="preserve">eight </w:t>
      </w:r>
      <w:r w:rsidRPr="00EE0162" w:rsidR="003B51B5">
        <w:rPr>
          <w:lang w:val="en-GB"/>
        </w:rPr>
        <w:t xml:space="preserve">physically </w:t>
      </w:r>
      <w:r w:rsidRPr="00EE0162" w:rsidR="006F3F3E">
        <w:rPr>
          <w:lang w:val="en-GB"/>
        </w:rPr>
        <w:t xml:space="preserve">(‘P’) or </w:t>
      </w:r>
      <w:r w:rsidRPr="00EE0162" w:rsidR="003B51B5">
        <w:rPr>
          <w:lang w:val="en-GB"/>
        </w:rPr>
        <w:t xml:space="preserve">virtually </w:t>
      </w:r>
      <w:r w:rsidRPr="00EE0162" w:rsidR="006F3F3E">
        <w:rPr>
          <w:lang w:val="en-GB"/>
        </w:rPr>
        <w:t>(‘V</w:t>
      </w:r>
      <w:r w:rsidRPr="00EE0162" w:rsidR="00EE0162">
        <w:rPr>
          <w:lang w:val="en-GB"/>
        </w:rPr>
        <w:t>’</w:t>
      </w:r>
      <w:r w:rsidRPr="00EE0162" w:rsidR="006F3F3E">
        <w:rPr>
          <w:lang w:val="en-GB"/>
        </w:rPr>
        <w:t xml:space="preserve">) </w:t>
      </w:r>
      <w:r w:rsidRPr="00EE0162" w:rsidR="00EE0162">
        <w:rPr>
          <w:lang w:val="en-GB"/>
        </w:rPr>
        <w:t xml:space="preserve">meeting </w:t>
      </w:r>
      <w:r w:rsidRPr="00EE0162" w:rsidR="003B51B5">
        <w:rPr>
          <w:lang w:val="en-GB"/>
        </w:rPr>
        <w:t>participants</w:t>
      </w:r>
      <w:r w:rsidRPr="00EE0162" w:rsidR="00EE0162">
        <w:rPr>
          <w:lang w:val="en-GB"/>
        </w:rPr>
        <w:t>.</w:t>
      </w:r>
    </w:p>
    <w:p w:rsidRPr="00EE0162" w:rsidR="0018169B" w:rsidP="00892592" w:rsidRDefault="0078749E" w14:paraId="36267C43" w14:textId="454CA273">
      <w:pPr>
        <w:pStyle w:val="BodyText"/>
        <w:rPr>
          <w:lang w:val="en-GB"/>
        </w:rPr>
      </w:pPr>
      <w:r w:rsidRPr="00EE0162">
        <w:rPr>
          <w:lang w:val="en-GB"/>
        </w:rPr>
        <w:t xml:space="preserve">As we concentrate on the </w:t>
      </w:r>
      <w:r w:rsidRPr="00EE0162" w:rsidR="001B2074">
        <w:rPr>
          <w:lang w:val="en-GB"/>
        </w:rPr>
        <w:t xml:space="preserve">communication challenges in the considered conference room, </w:t>
      </w:r>
      <w:r w:rsidRPr="00EE0162" w:rsidR="00B40910">
        <w:rPr>
          <w:lang w:val="en-GB"/>
        </w:rPr>
        <w:t xml:space="preserve">for some modelling aspects </w:t>
      </w:r>
      <w:r w:rsidRPr="00EE0162" w:rsidR="001B2074">
        <w:rPr>
          <w:lang w:val="en-GB"/>
        </w:rPr>
        <w:t xml:space="preserve">we specifically focus on the participants that </w:t>
      </w:r>
      <w:r w:rsidRPr="00EE0162" w:rsidR="00B40910">
        <w:rPr>
          <w:lang w:val="en-GB"/>
        </w:rPr>
        <w:t xml:space="preserve">are physically present. </w:t>
      </w:r>
      <w:r w:rsidRPr="00EE0162" w:rsidR="0095165F">
        <w:rPr>
          <w:lang w:val="en-GB"/>
        </w:rPr>
        <w:t xml:space="preserve">Each </w:t>
      </w:r>
      <w:r w:rsidRPr="00EE0162" w:rsidR="00B40910">
        <w:rPr>
          <w:lang w:val="en-GB"/>
        </w:rPr>
        <w:t xml:space="preserve">such participant </w:t>
      </w:r>
      <w:r w:rsidRPr="00EE0162" w:rsidR="006F45D1">
        <w:rPr>
          <w:lang w:val="en-GB"/>
        </w:rPr>
        <w:t xml:space="preserve">wears a VR headset </w:t>
      </w:r>
      <w:r w:rsidRPr="00EE0162" w:rsidR="005F464A">
        <w:rPr>
          <w:lang w:val="en-GB"/>
        </w:rPr>
        <w:t xml:space="preserve">towards </w:t>
      </w:r>
      <w:r w:rsidRPr="00EE0162" w:rsidR="00CE1F8F">
        <w:rPr>
          <w:lang w:val="en-GB"/>
        </w:rPr>
        <w:t xml:space="preserve">which </w:t>
      </w:r>
      <w:r w:rsidRPr="00EE0162" w:rsidR="005F464A">
        <w:rPr>
          <w:lang w:val="en-GB"/>
        </w:rPr>
        <w:t xml:space="preserve">downlink </w:t>
      </w:r>
      <w:r w:rsidR="00862E3E">
        <w:rPr>
          <w:lang w:val="en-GB"/>
        </w:rPr>
        <w:t>images</w:t>
      </w:r>
      <w:r w:rsidR="003F7F68">
        <w:rPr>
          <w:lang w:val="en-GB"/>
        </w:rPr>
        <w:t xml:space="preserve"> are</w:t>
      </w:r>
      <w:commentRangeStart w:id="38"/>
      <w:commentRangeStart w:id="39"/>
      <w:commentRangeStart w:id="40"/>
      <w:del w:author="Janeiro Horta de Morais, J.A. (João)" w:date="2020-09-25T11:58:00Z" w:id="41">
        <w:r w:rsidRPr="00EE0162" w:rsidR="005F464A">
          <w:rPr>
            <w:lang w:val="en-GB"/>
          </w:rPr>
          <w:delText>images are</w:delText>
        </w:r>
      </w:del>
      <w:r w:rsidRPr="00EE0162" w:rsidR="005F464A">
        <w:rPr>
          <w:lang w:val="en-GB"/>
        </w:rPr>
        <w:t xml:space="preserve"> transferred</w:t>
      </w:r>
      <w:commentRangeEnd w:id="38"/>
      <w:r w:rsidRPr="00EE0162">
        <w:rPr>
          <w:rStyle w:val="CommentReference"/>
          <w:lang w:val="en-GB"/>
        </w:rPr>
        <w:commentReference w:id="38"/>
      </w:r>
      <w:commentRangeEnd w:id="39"/>
      <w:r w:rsidRPr="00EE0162" w:rsidR="00A7474F">
        <w:rPr>
          <w:rStyle w:val="CommentReference"/>
          <w:lang w:val="en-GB"/>
        </w:rPr>
        <w:commentReference w:id="39"/>
      </w:r>
      <w:commentRangeEnd w:id="40"/>
      <w:r w:rsidRPr="00EE0162">
        <w:rPr>
          <w:rStyle w:val="CommentReference"/>
          <w:lang w:val="en-GB"/>
        </w:rPr>
        <w:commentReference w:id="40"/>
      </w:r>
      <w:r w:rsidRPr="00EE0162" w:rsidR="00CE1F8F">
        <w:rPr>
          <w:lang w:val="en-GB"/>
        </w:rPr>
        <w:t>. F</w:t>
      </w:r>
      <w:r w:rsidRPr="00EE0162" w:rsidR="005F464A">
        <w:rPr>
          <w:lang w:val="en-GB"/>
        </w:rPr>
        <w:t>urthermore</w:t>
      </w:r>
      <w:r w:rsidRPr="00EE0162" w:rsidR="0032517D">
        <w:rPr>
          <w:lang w:val="en-GB"/>
        </w:rPr>
        <w:t>,</w:t>
      </w:r>
      <w:r w:rsidRPr="00EE0162" w:rsidR="005F464A">
        <w:rPr>
          <w:lang w:val="en-GB"/>
        </w:rPr>
        <w:t xml:space="preserve"> two on-table </w:t>
      </w:r>
      <w:r w:rsidRPr="00EE0162" w:rsidR="00B25DB0">
        <w:rPr>
          <w:lang w:val="en-GB"/>
        </w:rPr>
        <w:t xml:space="preserve">video capture devices </w:t>
      </w:r>
      <w:r w:rsidRPr="00EE0162" w:rsidR="00CE1F8F">
        <w:rPr>
          <w:lang w:val="en-GB"/>
        </w:rPr>
        <w:t xml:space="preserve">are installed and </w:t>
      </w:r>
      <w:r w:rsidRPr="00EE0162" w:rsidR="005F464A">
        <w:rPr>
          <w:lang w:val="en-GB"/>
        </w:rPr>
        <w:t xml:space="preserve">pointed </w:t>
      </w:r>
      <w:r w:rsidRPr="00EE0162" w:rsidR="00CE1F8F">
        <w:rPr>
          <w:lang w:val="en-GB"/>
        </w:rPr>
        <w:t xml:space="preserve">to </w:t>
      </w:r>
      <w:r w:rsidRPr="00EE0162" w:rsidR="00703751">
        <w:rPr>
          <w:lang w:val="en-GB"/>
        </w:rPr>
        <w:t>the participant to capture images for uplink transfer</w:t>
      </w:r>
      <w:r w:rsidRPr="00EE0162" w:rsidR="00121ACB">
        <w:rPr>
          <w:lang w:val="en-GB"/>
        </w:rPr>
        <w:t>.</w:t>
      </w:r>
    </w:p>
    <w:p w:rsidRPr="00EE0162" w:rsidR="00C967E8" w:rsidP="00892592" w:rsidRDefault="00EC7B4D" w14:paraId="1292B52D" w14:textId="51CAD2F4">
      <w:pPr>
        <w:pStyle w:val="BodyText"/>
        <w:rPr>
          <w:lang w:val="en-GB"/>
        </w:rPr>
      </w:pPr>
      <w:r w:rsidRPr="00EE0162">
        <w:rPr>
          <w:lang w:val="en-GB"/>
        </w:rPr>
        <w:t xml:space="preserve">Each physically present participant </w:t>
      </w:r>
      <w:r w:rsidRPr="00EE0162" w:rsidR="00476E6A">
        <w:rPr>
          <w:lang w:val="en-GB"/>
        </w:rPr>
        <w:t xml:space="preserve">is and remains seated in his chair, but the </w:t>
      </w:r>
      <w:r w:rsidRPr="00EE0162" w:rsidR="002370F7">
        <w:rPr>
          <w:lang w:val="en-GB"/>
        </w:rPr>
        <w:t xml:space="preserve">participant’s head is modelled to exhibit some degree of </w:t>
      </w:r>
      <w:r w:rsidRPr="00EE0162" w:rsidR="00E12735">
        <w:rPr>
          <w:lang w:val="en-GB"/>
        </w:rPr>
        <w:t xml:space="preserve">randomised </w:t>
      </w:r>
      <w:r w:rsidRPr="00EE0162" w:rsidR="00045353">
        <w:rPr>
          <w:i/>
          <w:iCs/>
          <w:lang w:val="en-GB"/>
        </w:rPr>
        <w:t xml:space="preserve">head </w:t>
      </w:r>
      <w:r w:rsidRPr="00EE0162" w:rsidR="002370F7">
        <w:rPr>
          <w:i/>
          <w:iCs/>
          <w:lang w:val="en-GB"/>
        </w:rPr>
        <w:t>motion</w:t>
      </w:r>
      <w:r w:rsidRPr="00EE0162" w:rsidR="002370F7">
        <w:rPr>
          <w:lang w:val="en-GB"/>
        </w:rPr>
        <w:t xml:space="preserve"> in terms of </w:t>
      </w:r>
      <w:r w:rsidRPr="00EE0162" w:rsidR="00F8188B">
        <w:rPr>
          <w:lang w:val="en-GB"/>
        </w:rPr>
        <w:t xml:space="preserve">changes in </w:t>
      </w:r>
      <w:r w:rsidRPr="00EE0162" w:rsidR="00E12735">
        <w:rPr>
          <w:lang w:val="en-GB"/>
        </w:rPr>
        <w:t xml:space="preserve">position and </w:t>
      </w:r>
      <w:r w:rsidRPr="00EE0162" w:rsidR="00F8188B">
        <w:rPr>
          <w:lang w:val="en-GB"/>
        </w:rPr>
        <w:t>orientation</w:t>
      </w:r>
      <w:r w:rsidRPr="00EE0162" w:rsidR="00C967E8">
        <w:rPr>
          <w:lang w:val="en-GB"/>
        </w:rPr>
        <w:t>:</w:t>
      </w:r>
    </w:p>
    <w:p w:rsidRPr="00EE0162" w:rsidR="00C967E8" w:rsidP="00B9764F" w:rsidRDefault="00903645" w14:paraId="513BF9BD" w14:textId="7CB2732E">
      <w:pPr>
        <w:pStyle w:val="BodyText"/>
        <w:numPr>
          <w:ilvl w:val="0"/>
          <w:numId w:val="27"/>
        </w:numPr>
        <w:tabs>
          <w:tab w:val="clear" w:pos="288"/>
          <w:tab w:val="left" w:pos="426"/>
        </w:tabs>
        <w:ind w:left="426" w:hanging="284"/>
        <w:rPr>
          <w:lang w:val="en-GB"/>
        </w:rPr>
      </w:pPr>
      <w:r w:rsidRPr="00EE0162">
        <w:rPr>
          <w:lang w:val="en-GB"/>
        </w:rPr>
        <w:t>The</w:t>
      </w:r>
      <w:r w:rsidRPr="00EE0162" w:rsidR="003C44A8">
        <w:rPr>
          <w:lang w:val="en-GB"/>
        </w:rPr>
        <w:t xml:space="preserve"> change of </w:t>
      </w:r>
      <w:r w:rsidRPr="00EE0162" w:rsidR="0017655B">
        <w:rPr>
          <w:lang w:val="en-GB"/>
        </w:rPr>
        <w:t xml:space="preserve">a </w:t>
      </w:r>
      <w:r w:rsidRPr="00EE0162" w:rsidR="003C44A8">
        <w:rPr>
          <w:lang w:val="en-GB"/>
        </w:rPr>
        <w:t xml:space="preserve">head’s </w:t>
      </w:r>
      <w:r w:rsidRPr="00EE0162" w:rsidR="003C44A8">
        <w:rPr>
          <w:i/>
          <w:iCs/>
          <w:lang w:val="en-GB"/>
        </w:rPr>
        <w:t>position</w:t>
      </w:r>
      <w:r w:rsidRPr="00EE0162" w:rsidR="003C44A8">
        <w:rPr>
          <w:lang w:val="en-GB"/>
        </w:rPr>
        <w:t xml:space="preserve"> </w:t>
      </w:r>
      <w:r w:rsidRPr="00EE0162" w:rsidR="00045353">
        <w:rPr>
          <w:lang w:val="en-GB"/>
        </w:rPr>
        <w:t>is</w:t>
      </w:r>
      <w:r w:rsidRPr="00EE0162" w:rsidR="003C44A8">
        <w:rPr>
          <w:lang w:val="en-GB"/>
        </w:rPr>
        <w:t xml:space="preserve"> </w:t>
      </w:r>
      <w:r w:rsidRPr="00EE0162" w:rsidR="00221314">
        <w:rPr>
          <w:lang w:val="en-GB"/>
        </w:rPr>
        <w:t xml:space="preserve">modelled according to a modified random waypoint model in 3D. More specifically, </w:t>
      </w:r>
      <w:r w:rsidRPr="00EE0162" w:rsidR="003672D5">
        <w:rPr>
          <w:lang w:val="en-GB"/>
        </w:rPr>
        <w:t xml:space="preserve">a participant’s default </w:t>
      </w:r>
      <w:r w:rsidRPr="00EE0162" w:rsidR="00D27141">
        <w:rPr>
          <w:lang w:val="en-GB"/>
        </w:rPr>
        <w:t xml:space="preserve">(or average) </w:t>
      </w:r>
      <w:r w:rsidRPr="00EE0162" w:rsidR="002109DA">
        <w:rPr>
          <w:lang w:val="en-GB"/>
        </w:rPr>
        <w:t xml:space="preserve">head </w:t>
      </w:r>
      <w:r w:rsidRPr="00EE0162" w:rsidR="003672D5">
        <w:rPr>
          <w:lang w:val="en-GB"/>
        </w:rPr>
        <w:t xml:space="preserve">position </w:t>
      </w:r>
      <w:r w:rsidRPr="00EE0162" w:rsidR="00286750">
        <w:rPr>
          <w:lang w:val="en-GB"/>
        </w:rPr>
        <w:t>has</w:t>
      </w:r>
      <w:r w:rsidRPr="00EE0162" w:rsidR="003672D5">
        <w:rPr>
          <w:lang w:val="en-GB"/>
        </w:rPr>
        <w:t xml:space="preserve"> </w:t>
      </w:r>
      <w:r w:rsidRPr="00EE0162" w:rsidR="00084981">
        <w:rPr>
          <w:lang w:val="en-GB"/>
        </w:rPr>
        <w:t xml:space="preserve">coordinates </w:t>
      </w:r>
      <w:r w:rsidRPr="00EE0162" w:rsidR="003672D5">
        <w:rPr>
          <w:lang w:val="en-GB"/>
        </w:rPr>
        <w:t>(</w:t>
      </w:r>
      <w:r w:rsidRPr="00EE0162" w:rsidR="00084981">
        <w:rPr>
          <w:lang w:val="en-GB"/>
        </w:rPr>
        <w:t>x</w:t>
      </w:r>
      <w:r w:rsidRPr="00EE0162" w:rsidR="00084981">
        <w:rPr>
          <w:vertAlign w:val="subscript"/>
          <w:lang w:val="en-GB"/>
        </w:rPr>
        <w:t>0</w:t>
      </w:r>
      <w:r w:rsidRPr="00EE0162" w:rsidR="00084981">
        <w:rPr>
          <w:lang w:val="en-GB"/>
        </w:rPr>
        <w:t>,y</w:t>
      </w:r>
      <w:r w:rsidRPr="00EE0162" w:rsidR="00084981">
        <w:rPr>
          <w:vertAlign w:val="subscript"/>
          <w:lang w:val="en-GB"/>
        </w:rPr>
        <w:t>0</w:t>
      </w:r>
      <w:r w:rsidRPr="00EE0162" w:rsidR="00084981">
        <w:rPr>
          <w:lang w:val="en-GB"/>
        </w:rPr>
        <w:t>,z</w:t>
      </w:r>
      <w:r w:rsidRPr="00EE0162" w:rsidR="00084981">
        <w:rPr>
          <w:vertAlign w:val="subscript"/>
          <w:lang w:val="en-GB"/>
        </w:rPr>
        <w:t>0</w:t>
      </w:r>
      <w:r w:rsidRPr="00EE0162" w:rsidR="003672D5">
        <w:rPr>
          <w:lang w:val="en-GB"/>
        </w:rPr>
        <w:t>)</w:t>
      </w:r>
      <w:r w:rsidRPr="00EE0162" w:rsidR="00084981">
        <w:rPr>
          <w:lang w:val="en-GB"/>
        </w:rPr>
        <w:t xml:space="preserve">, </w:t>
      </w:r>
      <w:r w:rsidR="00923752">
        <w:rPr>
          <w:lang w:val="en-GB"/>
        </w:rPr>
        <w:t xml:space="preserve">with </w:t>
      </w:r>
      <w:r w:rsidRPr="00EE0162" w:rsidR="00923752">
        <w:rPr>
          <w:lang w:val="en-GB"/>
        </w:rPr>
        <w:t>(x</w:t>
      </w:r>
      <w:r w:rsidRPr="00EE0162" w:rsidR="00923752">
        <w:rPr>
          <w:vertAlign w:val="subscript"/>
          <w:lang w:val="en-GB"/>
        </w:rPr>
        <w:t>0</w:t>
      </w:r>
      <w:r w:rsidRPr="00EE0162" w:rsidR="00923752">
        <w:rPr>
          <w:lang w:val="en-GB"/>
        </w:rPr>
        <w:t>,y</w:t>
      </w:r>
      <w:r w:rsidRPr="00EE0162" w:rsidR="00923752">
        <w:rPr>
          <w:vertAlign w:val="subscript"/>
          <w:lang w:val="en-GB"/>
        </w:rPr>
        <w:t>0</w:t>
      </w:r>
      <w:r w:rsidRPr="00EE0162" w:rsidR="00923752">
        <w:rPr>
          <w:lang w:val="en-GB"/>
        </w:rPr>
        <w:t>)</w:t>
      </w:r>
      <w:r w:rsidR="00923752">
        <w:rPr>
          <w:lang w:val="en-GB"/>
        </w:rPr>
        <w:t xml:space="preserve"> </w:t>
      </w:r>
      <w:r w:rsidR="00881E1B">
        <w:rPr>
          <w:lang w:val="en-GB"/>
        </w:rPr>
        <w:t xml:space="preserve">given </w:t>
      </w:r>
      <w:r w:rsidRPr="00EE0162" w:rsidR="00084981">
        <w:rPr>
          <w:lang w:val="en-GB"/>
        </w:rPr>
        <w:t>by its appointed chair and z</w:t>
      </w:r>
      <w:r w:rsidRPr="00EE0162" w:rsidR="00084981">
        <w:rPr>
          <w:vertAlign w:val="subscript"/>
          <w:lang w:val="en-GB"/>
        </w:rPr>
        <w:t>0</w:t>
      </w:r>
      <w:r w:rsidRPr="00EE0162" w:rsidR="003672D5">
        <w:rPr>
          <w:lang w:val="en-GB"/>
        </w:rPr>
        <w:t xml:space="preserve"> </w:t>
      </w:r>
      <w:r w:rsidRPr="00EE0162" w:rsidR="00084981">
        <w:rPr>
          <w:lang w:val="en-GB"/>
        </w:rPr>
        <w:t xml:space="preserve">fixed </w:t>
      </w:r>
      <w:r w:rsidR="00645572">
        <w:rPr>
          <w:lang w:val="en-GB"/>
        </w:rPr>
        <w:t>to</w:t>
      </w:r>
      <w:r w:rsidR="00E25A46">
        <w:rPr>
          <w:lang w:val="en-GB"/>
        </w:rPr>
        <w:t xml:space="preserve"> </w:t>
      </w:r>
      <w:r w:rsidR="007D4123">
        <w:rPr>
          <w:rFonts w:ascii="Symbol" w:hAnsi="Symbol" w:eastAsia="Symbol" w:cs="Symbol"/>
          <w:lang w:val="en-GB"/>
        </w:rPr>
        <w:t>m</w:t>
      </w:r>
      <w:r w:rsidR="00AA4F4B">
        <w:rPr>
          <w:vertAlign w:val="subscript"/>
          <w:lang w:val="en-GB"/>
        </w:rPr>
        <w:t>z</w:t>
      </w:r>
      <w:r w:rsidR="00AA4F4B">
        <w:rPr>
          <w:lang w:val="en-GB"/>
        </w:rPr>
        <w:t xml:space="preserve"> </w:t>
      </w:r>
      <w:r w:rsidRPr="00EE0162" w:rsidR="00084981">
        <w:rPr>
          <w:lang w:val="en-GB"/>
        </w:rPr>
        <w:t>m</w:t>
      </w:r>
      <w:r w:rsidRPr="00EE0162" w:rsidR="00286750">
        <w:rPr>
          <w:lang w:val="en-GB"/>
        </w:rPr>
        <w:t>.</w:t>
      </w:r>
      <w:r w:rsidRPr="00EE0162" w:rsidR="002109DA">
        <w:rPr>
          <w:lang w:val="en-GB"/>
        </w:rPr>
        <w:t xml:space="preserve"> </w:t>
      </w:r>
      <w:r w:rsidRPr="00EE0162" w:rsidR="003127DD">
        <w:rPr>
          <w:lang w:val="en-GB"/>
        </w:rPr>
        <w:t>T</w:t>
      </w:r>
      <w:r w:rsidRPr="00EE0162" w:rsidR="00D27141">
        <w:rPr>
          <w:lang w:val="en-GB"/>
        </w:rPr>
        <w:t xml:space="preserve">he </w:t>
      </w:r>
      <w:r w:rsidRPr="00EE0162" w:rsidR="0067195C">
        <w:rPr>
          <w:lang w:val="en-GB"/>
        </w:rPr>
        <w:t xml:space="preserve">initial </w:t>
      </w:r>
      <w:r w:rsidRPr="00EE0162" w:rsidR="006D06E5">
        <w:rPr>
          <w:lang w:val="en-GB"/>
        </w:rPr>
        <w:t xml:space="preserve">head position is sampled according to a three-dimensional Gaussian distribution with mean </w:t>
      </w:r>
      <w:r w:rsidRPr="00EE0162" w:rsidR="00266774">
        <w:rPr>
          <w:lang w:val="en-GB"/>
        </w:rPr>
        <w:t xml:space="preserve">vector </w:t>
      </w:r>
      <w:r w:rsidRPr="00EE0162" w:rsidR="006D06E5">
        <w:rPr>
          <w:lang w:val="en-GB"/>
        </w:rPr>
        <w:t>(x</w:t>
      </w:r>
      <w:r w:rsidRPr="00EE0162" w:rsidR="006D06E5">
        <w:rPr>
          <w:vertAlign w:val="subscript"/>
          <w:lang w:val="en-GB"/>
        </w:rPr>
        <w:t>0</w:t>
      </w:r>
      <w:r w:rsidRPr="00EE0162" w:rsidR="006D06E5">
        <w:rPr>
          <w:lang w:val="en-GB"/>
        </w:rPr>
        <w:t>,y</w:t>
      </w:r>
      <w:r w:rsidRPr="00EE0162" w:rsidR="006D06E5">
        <w:rPr>
          <w:vertAlign w:val="subscript"/>
          <w:lang w:val="en-GB"/>
        </w:rPr>
        <w:t>0</w:t>
      </w:r>
      <w:r w:rsidRPr="00EE0162" w:rsidR="006D06E5">
        <w:rPr>
          <w:lang w:val="en-GB"/>
        </w:rPr>
        <w:t>,z</w:t>
      </w:r>
      <w:r w:rsidRPr="00EE0162" w:rsidR="006D06E5">
        <w:rPr>
          <w:vertAlign w:val="subscript"/>
          <w:lang w:val="en-GB"/>
        </w:rPr>
        <w:t>0</w:t>
      </w:r>
      <w:r w:rsidRPr="00EE0162" w:rsidR="006D06E5">
        <w:rPr>
          <w:lang w:val="en-GB"/>
        </w:rPr>
        <w:t>)</w:t>
      </w:r>
      <w:r w:rsidRPr="00EE0162" w:rsidR="0097103B">
        <w:rPr>
          <w:lang w:val="en-GB"/>
        </w:rPr>
        <w:t xml:space="preserve">, standard deviations </w:t>
      </w:r>
      <w:ins w:author="Litjens, R. (Remco)" w:date="2020-09-28T08:33:00Z" w:id="42">
        <w:r w:rsidRPr="00EE0162" w:rsidR="00CA1FAB">
          <w:rPr>
            <w:rFonts w:ascii="Symbol" w:hAnsi="Symbol" w:eastAsia="Symbol" w:cs="Symbol"/>
            <w:lang w:val="en-GB"/>
          </w:rPr>
          <w:t>s</w:t>
        </w:r>
      </w:ins>
      <w:ins w:author="Litjens, R. (Remco)" w:date="2020-09-28T08:34:00Z" w:id="43">
        <w:r w:rsidRPr="00EE0162" w:rsidR="00CA1FAB">
          <w:rPr>
            <w:vertAlign w:val="subscript"/>
            <w:lang w:val="en-GB"/>
          </w:rPr>
          <w:t>x</w:t>
        </w:r>
      </w:ins>
      <w:r w:rsidR="00A03FDC">
        <w:rPr>
          <w:lang w:val="en-GB"/>
        </w:rPr>
        <w:t>,</w:t>
      </w:r>
      <w:ins w:author="Litjens, R. (Remco)" w:date="2020-09-28T08:34:00Z" w:id="44">
        <w:r w:rsidRPr="00EE0162" w:rsidR="003A7AF2">
          <w:rPr>
            <w:lang w:val="en-GB"/>
          </w:rPr>
          <w:t xml:space="preserve"> </w:t>
        </w:r>
        <w:r w:rsidRPr="00EE0162" w:rsidR="003A7AF2">
          <w:rPr>
            <w:rFonts w:ascii="Symbol" w:hAnsi="Symbol" w:eastAsia="Symbol" w:cs="Symbol"/>
            <w:lang w:val="en-GB"/>
          </w:rPr>
          <w:t>s</w:t>
        </w:r>
        <w:r w:rsidRPr="00EE0162" w:rsidR="003A7AF2">
          <w:rPr>
            <w:vertAlign w:val="subscript"/>
            <w:lang w:val="en-GB"/>
          </w:rPr>
          <w:t>y</w:t>
        </w:r>
      </w:ins>
      <w:del w:author="Litjens, R. (Remco)" w:date="2020-09-28T08:34:00Z" w:id="45">
        <w:r w:rsidRPr="00EE0162" w:rsidDel="003A7AF2" w:rsidR="0097103B">
          <w:rPr>
            <w:lang w:val="en-GB"/>
          </w:rPr>
          <w:delText xml:space="preserve">of </w:delText>
        </w:r>
      </w:del>
      <w:r w:rsidR="00A03FDC">
        <w:rPr>
          <w:lang w:val="en-GB"/>
        </w:rPr>
        <w:t xml:space="preserve"> and </w:t>
      </w:r>
      <w:ins w:author="Litjens, R. (Remco)" w:date="2020-09-28T08:34:00Z" w:id="46">
        <w:r w:rsidRPr="00EE0162" w:rsidR="003A7AF2">
          <w:rPr>
            <w:rFonts w:ascii="Symbol" w:hAnsi="Symbol" w:eastAsia="Symbol" w:cs="Symbol"/>
            <w:lang w:val="en-GB"/>
          </w:rPr>
          <w:t>s</w:t>
        </w:r>
        <w:r w:rsidRPr="00EE0162" w:rsidR="003A7AF2">
          <w:rPr>
            <w:vertAlign w:val="subscript"/>
            <w:lang w:val="en-GB"/>
          </w:rPr>
          <w:t>z</w:t>
        </w:r>
        <w:r w:rsidRPr="00EE0162" w:rsidR="003A7AF2">
          <w:rPr>
            <w:lang w:val="en-GB"/>
          </w:rPr>
          <w:t xml:space="preserve">, </w:t>
        </w:r>
      </w:ins>
      <w:r w:rsidRPr="00EE0162" w:rsidR="0097103B">
        <w:rPr>
          <w:lang w:val="en-GB"/>
        </w:rPr>
        <w:t>and all covariances set to 0</w:t>
      </w:r>
      <w:r w:rsidRPr="00EE0162" w:rsidR="00857F64">
        <w:rPr>
          <w:lang w:val="en-GB"/>
        </w:rPr>
        <w:t xml:space="preserve"> m</w:t>
      </w:r>
      <w:r w:rsidRPr="00EE0162" w:rsidR="0067195C">
        <w:rPr>
          <w:vertAlign w:val="superscript"/>
          <w:lang w:val="en-GB"/>
        </w:rPr>
        <w:t>2</w:t>
      </w:r>
      <w:r w:rsidRPr="00EE0162" w:rsidR="00857F64">
        <w:rPr>
          <w:lang w:val="en-GB"/>
        </w:rPr>
        <w:t>.</w:t>
      </w:r>
      <w:r w:rsidRPr="00EE0162" w:rsidR="00266774">
        <w:rPr>
          <w:lang w:val="en-GB"/>
        </w:rPr>
        <w:t xml:space="preserve"> </w:t>
      </w:r>
      <w:r w:rsidRPr="00EE0162" w:rsidR="00A3033E">
        <w:rPr>
          <w:lang w:val="en-GB"/>
        </w:rPr>
        <w:t>From there, t</w:t>
      </w:r>
      <w:r w:rsidRPr="00EE0162" w:rsidR="00266774">
        <w:rPr>
          <w:lang w:val="en-GB"/>
        </w:rPr>
        <w:t xml:space="preserve">he </w:t>
      </w:r>
      <w:r w:rsidRPr="00EE0162" w:rsidR="00A3033E">
        <w:rPr>
          <w:lang w:val="en-GB"/>
        </w:rPr>
        <w:t xml:space="preserve">head is modelled to move </w:t>
      </w:r>
      <w:r w:rsidRPr="00EE0162" w:rsidR="00DD005E">
        <w:rPr>
          <w:lang w:val="en-GB"/>
        </w:rPr>
        <w:t xml:space="preserve">linearly </w:t>
      </w:r>
      <w:r w:rsidRPr="00EE0162" w:rsidR="00A3033E">
        <w:rPr>
          <w:lang w:val="en-GB"/>
        </w:rPr>
        <w:t>to its next position, sampled from the same distribution,</w:t>
      </w:r>
      <w:r w:rsidRPr="00EE0162" w:rsidR="00DD005E">
        <w:rPr>
          <w:lang w:val="en-GB"/>
        </w:rPr>
        <w:t xml:space="preserve"> at a speed of 0.1 </w:t>
      </w:r>
      <w:r w:rsidRPr="00EE0162" w:rsidR="00DD005E">
        <w:rPr>
          <w:rFonts w:ascii="Tahoma" w:hAnsi="Tahoma" w:cs="Tahoma"/>
          <w:lang w:val="en-GB"/>
        </w:rPr>
        <w:t xml:space="preserve">× </w:t>
      </w:r>
      <w:r w:rsidRPr="00EE0162" w:rsidR="00DD005E">
        <w:rPr>
          <w:rFonts w:ascii="Symbol" w:hAnsi="Symbol" w:eastAsia="Symbol" w:cs="Symbol"/>
          <w:lang w:val="en-GB"/>
        </w:rPr>
        <w:t>a</w:t>
      </w:r>
      <w:r w:rsidRPr="00EE0162" w:rsidR="00DD005E">
        <w:rPr>
          <w:lang w:val="en-GB"/>
        </w:rPr>
        <w:t xml:space="preserve"> m/s</w:t>
      </w:r>
      <w:r w:rsidRPr="00EE0162" w:rsidR="00C56346">
        <w:rPr>
          <w:lang w:val="en-GB"/>
        </w:rPr>
        <w:t xml:space="preserve">, where </w:t>
      </w:r>
      <w:r w:rsidRPr="00EE0162" w:rsidR="00C56346">
        <w:rPr>
          <w:rFonts w:ascii="Symbol" w:hAnsi="Symbol" w:eastAsia="Symbol" w:cs="Symbol"/>
          <w:lang w:val="en-GB"/>
        </w:rPr>
        <w:t>a</w:t>
      </w:r>
      <w:r w:rsidRPr="00EE0162" w:rsidR="00C56346">
        <w:rPr>
          <w:lang w:val="en-GB"/>
        </w:rPr>
        <w:t xml:space="preserve"> </w:t>
      </w:r>
      <w:r w:rsidRPr="00EE0162" w:rsidR="00C56346">
        <w:rPr>
          <w:rFonts w:ascii="Symbol" w:hAnsi="Symbol" w:eastAsia="Symbol" w:cs="Symbol"/>
          <w:lang w:val="en-GB"/>
        </w:rPr>
        <w:t>Î</w:t>
      </w:r>
      <w:r w:rsidRPr="00EE0162" w:rsidR="00C56346">
        <w:rPr>
          <w:lang w:val="en-GB"/>
        </w:rPr>
        <w:t xml:space="preserve"> {0, 1, .</w:t>
      </w:r>
      <w:r w:rsidRPr="00EE0162" w:rsidR="00480FD1">
        <w:rPr>
          <w:lang w:val="en-GB"/>
        </w:rPr>
        <w:t>.</w:t>
      </w:r>
      <w:r w:rsidRPr="00EE0162" w:rsidR="00C56346">
        <w:rPr>
          <w:lang w:val="en-GB"/>
        </w:rPr>
        <w:t xml:space="preserve">., 7} is the head motion index. </w:t>
      </w:r>
      <w:r w:rsidRPr="00EE0162" w:rsidR="00480FD1">
        <w:rPr>
          <w:lang w:val="en-GB"/>
        </w:rPr>
        <w:t xml:space="preserve">Once there, the process repeats itself, ad infinitum. </w:t>
      </w:r>
    </w:p>
    <w:p w:rsidRPr="00EE0162" w:rsidR="00DA5BF3" w:rsidP="00B9764F" w:rsidRDefault="00DA5BF3" w14:paraId="05E78838" w14:textId="518AB8B4">
      <w:pPr>
        <w:pStyle w:val="BodyText"/>
        <w:numPr>
          <w:ilvl w:val="0"/>
          <w:numId w:val="27"/>
        </w:numPr>
        <w:tabs>
          <w:tab w:val="clear" w:pos="288"/>
          <w:tab w:val="left" w:pos="426"/>
        </w:tabs>
        <w:ind w:left="426" w:hanging="284"/>
        <w:rPr>
          <w:lang w:val="en-GB"/>
        </w:rPr>
      </w:pPr>
      <w:r w:rsidRPr="00EE0162">
        <w:rPr>
          <w:lang w:val="en-GB"/>
        </w:rPr>
        <w:t xml:space="preserve">The head’s </w:t>
      </w:r>
      <w:r w:rsidRPr="00EE0162">
        <w:rPr>
          <w:i/>
          <w:iCs/>
          <w:lang w:val="en-GB"/>
        </w:rPr>
        <w:t>orientation</w:t>
      </w:r>
      <w:r w:rsidRPr="00EE0162">
        <w:rPr>
          <w:lang w:val="en-GB"/>
        </w:rPr>
        <w:t xml:space="preserve"> is </w:t>
      </w:r>
      <w:r w:rsidRPr="00EE0162" w:rsidR="00157C45">
        <w:rPr>
          <w:lang w:val="en-GB"/>
        </w:rPr>
        <w:t xml:space="preserve">given by a </w:t>
      </w:r>
      <w:r w:rsidRPr="00EE0162">
        <w:rPr>
          <w:lang w:val="en-GB"/>
        </w:rPr>
        <w:t xml:space="preserve">randomly sampled </w:t>
      </w:r>
      <w:r w:rsidRPr="00EE0162" w:rsidR="007518DA">
        <w:rPr>
          <w:lang w:val="en-GB"/>
        </w:rPr>
        <w:t xml:space="preserve">3D vector of angular </w:t>
      </w:r>
      <w:r w:rsidRPr="00EE0162" w:rsidR="00157C45">
        <w:rPr>
          <w:lang w:val="en-GB"/>
        </w:rPr>
        <w:t>offset</w:t>
      </w:r>
      <w:r w:rsidRPr="00EE0162" w:rsidR="007518DA">
        <w:rPr>
          <w:lang w:val="en-GB"/>
        </w:rPr>
        <w:t>s</w:t>
      </w:r>
      <w:r w:rsidRPr="00EE0162" w:rsidR="00157C45">
        <w:rPr>
          <w:lang w:val="en-GB"/>
        </w:rPr>
        <w:t xml:space="preserve"> </w:t>
      </w:r>
      <w:r w:rsidRPr="00EE0162">
        <w:rPr>
          <w:lang w:val="en-GB"/>
        </w:rPr>
        <w:t>around</w:t>
      </w:r>
      <w:r w:rsidRPr="00EE0162" w:rsidR="00157C45">
        <w:rPr>
          <w:lang w:val="en-GB"/>
        </w:rPr>
        <w:t xml:space="preserve"> a straight line aimed at the current speaker</w:t>
      </w:r>
      <w:r w:rsidR="0093280C">
        <w:rPr>
          <w:lang w:val="en-GB"/>
        </w:rPr>
        <w:t xml:space="preserve"> (</w:t>
      </w:r>
      <w:r w:rsidR="00A32CE3">
        <w:rPr>
          <w:lang w:val="en-GB"/>
        </w:rPr>
        <w:t xml:space="preserve">the speaker itself is assumed to </w:t>
      </w:r>
      <w:r w:rsidR="0043623F">
        <w:rPr>
          <w:lang w:val="en-GB"/>
        </w:rPr>
        <w:t>aim</w:t>
      </w:r>
      <w:r w:rsidR="00F145FC">
        <w:rPr>
          <w:lang w:val="en-GB"/>
        </w:rPr>
        <w:t xml:space="preserve"> his view on the previous speaker</w:t>
      </w:r>
      <w:r w:rsidR="0093280C">
        <w:rPr>
          <w:lang w:val="en-GB"/>
        </w:rPr>
        <w:t>)</w:t>
      </w:r>
      <w:r w:rsidRPr="00EE0162" w:rsidR="00157C45">
        <w:rPr>
          <w:lang w:val="en-GB"/>
        </w:rPr>
        <w:t>.</w:t>
      </w:r>
      <w:r w:rsidRPr="00EE0162" w:rsidR="000E0089">
        <w:rPr>
          <w:lang w:val="en-GB"/>
        </w:rPr>
        <w:t xml:space="preserve"> </w:t>
      </w:r>
      <w:r w:rsidRPr="00EE0162" w:rsidR="00547A03">
        <w:rPr>
          <w:lang w:val="en-GB"/>
        </w:rPr>
        <w:t>O</w:t>
      </w:r>
      <w:r w:rsidRPr="00EE0162" w:rsidR="007518DA">
        <w:rPr>
          <w:lang w:val="en-GB"/>
        </w:rPr>
        <w:t>ffset</w:t>
      </w:r>
      <w:r w:rsidRPr="00EE0162" w:rsidR="00547A03">
        <w:rPr>
          <w:lang w:val="en-GB"/>
        </w:rPr>
        <w:t xml:space="preserve">s are independently sampled </w:t>
      </w:r>
      <w:proofErr w:type="spellStart"/>
      <w:r w:rsidRPr="00EE0162" w:rsidR="00433BDC">
        <w:rPr>
          <w:lang w:val="en-GB"/>
        </w:rPr>
        <w:t>w.r.t.</w:t>
      </w:r>
      <w:proofErr w:type="spellEnd"/>
      <w:r w:rsidRPr="00EE0162" w:rsidR="00433BDC">
        <w:rPr>
          <w:lang w:val="en-GB"/>
        </w:rPr>
        <w:t xml:space="preserve"> the </w:t>
      </w:r>
      <w:r w:rsidRPr="00EE0162" w:rsidR="001C39A4">
        <w:rPr>
          <w:lang w:val="en-GB"/>
        </w:rPr>
        <w:t xml:space="preserve">‘yes’, ‘no’ and ‘may be’ </w:t>
      </w:r>
      <w:r w:rsidRPr="00EE0162" w:rsidR="00433BDC">
        <w:rPr>
          <w:lang w:val="en-GB"/>
        </w:rPr>
        <w:t>axes perpendicularly cutting through the head</w:t>
      </w:r>
      <w:r w:rsidRPr="00EE0162" w:rsidR="00D95953">
        <w:rPr>
          <w:lang w:val="en-GB"/>
        </w:rPr>
        <w:t>,</w:t>
      </w:r>
      <w:r w:rsidRPr="00EE0162" w:rsidR="00686520">
        <w:rPr>
          <w:lang w:val="en-GB"/>
        </w:rPr>
        <w:t xml:space="preserve"> assuming uniform angular distributions </w:t>
      </w:r>
      <w:r w:rsidRPr="00EE0162" w:rsidR="00E323DE">
        <w:rPr>
          <w:lang w:val="en-GB"/>
        </w:rPr>
        <w:t>on the range</w:t>
      </w:r>
      <w:r w:rsidRPr="00EE0162" w:rsidR="00D95953">
        <w:rPr>
          <w:lang w:val="en-GB"/>
        </w:rPr>
        <w:t>s</w:t>
      </w:r>
      <w:r w:rsidR="00EC5103">
        <w:rPr>
          <w:lang w:val="en-GB"/>
        </w:rPr>
        <w:br/>
      </w:r>
      <w:r w:rsidRPr="00EE0162" w:rsidR="00E323DE">
        <w:rPr>
          <w:lang w:val="en-GB"/>
        </w:rPr>
        <w:t>[-</w:t>
      </w:r>
      <w:r w:rsidRPr="00EE0162" w:rsidR="00E323DE">
        <w:rPr>
          <w:rFonts w:ascii="Symbol" w:hAnsi="Symbol" w:eastAsia="Symbol" w:cs="Symbol"/>
          <w:lang w:val="en-GB"/>
        </w:rPr>
        <w:t>b</w:t>
      </w:r>
      <w:r w:rsidRPr="00EE0162" w:rsidR="00E323DE">
        <w:rPr>
          <w:vertAlign w:val="subscript"/>
          <w:lang w:val="en-GB"/>
        </w:rPr>
        <w:t>Y</w:t>
      </w:r>
      <w:r w:rsidRPr="00EE0162" w:rsidR="00E323DE">
        <w:rPr>
          <w:lang w:val="en-GB"/>
        </w:rPr>
        <w:t xml:space="preserve">, </w:t>
      </w:r>
      <w:r w:rsidRPr="00EE0162" w:rsidR="00E323DE">
        <w:rPr>
          <w:rFonts w:ascii="Symbol" w:hAnsi="Symbol" w:eastAsia="Symbol" w:cs="Symbol"/>
          <w:lang w:val="en-GB"/>
        </w:rPr>
        <w:t>b</w:t>
      </w:r>
      <w:r w:rsidRPr="00EE0162" w:rsidR="00E323DE">
        <w:rPr>
          <w:vertAlign w:val="subscript"/>
          <w:lang w:val="en-GB"/>
        </w:rPr>
        <w:t>Y</w:t>
      </w:r>
      <w:r w:rsidRPr="00EE0162" w:rsidR="00E323DE">
        <w:rPr>
          <w:lang w:val="en-GB"/>
        </w:rPr>
        <w:t>],</w:t>
      </w:r>
      <w:r w:rsidR="00EC5103">
        <w:rPr>
          <w:lang w:val="en-GB"/>
        </w:rPr>
        <w:t xml:space="preserve"> </w:t>
      </w:r>
      <w:r w:rsidRPr="00EE0162" w:rsidR="00E323DE">
        <w:rPr>
          <w:lang w:val="en-GB"/>
        </w:rPr>
        <w:t>[-</w:t>
      </w:r>
      <w:r w:rsidRPr="00EE0162" w:rsidR="00E323DE">
        <w:rPr>
          <w:rFonts w:ascii="Symbol" w:hAnsi="Symbol" w:eastAsia="Symbol" w:cs="Symbol"/>
          <w:lang w:val="en-GB"/>
        </w:rPr>
        <w:t>b</w:t>
      </w:r>
      <w:r w:rsidRPr="00EE0162" w:rsidR="00E323DE">
        <w:rPr>
          <w:vertAlign w:val="subscript"/>
          <w:lang w:val="en-GB"/>
        </w:rPr>
        <w:t>N</w:t>
      </w:r>
      <w:r w:rsidRPr="00EE0162" w:rsidR="00E323DE">
        <w:rPr>
          <w:lang w:val="en-GB"/>
        </w:rPr>
        <w:t xml:space="preserve">, </w:t>
      </w:r>
      <w:r w:rsidRPr="00EE0162" w:rsidR="00E323DE">
        <w:rPr>
          <w:rFonts w:ascii="Symbol" w:hAnsi="Symbol" w:eastAsia="Symbol" w:cs="Symbol"/>
          <w:lang w:val="en-GB"/>
        </w:rPr>
        <w:t>b</w:t>
      </w:r>
      <w:r w:rsidRPr="00EE0162" w:rsidR="00E323DE">
        <w:rPr>
          <w:vertAlign w:val="subscript"/>
          <w:lang w:val="en-GB"/>
        </w:rPr>
        <w:t>N</w:t>
      </w:r>
      <w:r w:rsidRPr="00EE0162" w:rsidR="00E323DE">
        <w:rPr>
          <w:lang w:val="en-GB"/>
        </w:rPr>
        <w:t>] and [-</w:t>
      </w:r>
      <w:r w:rsidRPr="00EE0162" w:rsidR="00E323DE">
        <w:rPr>
          <w:rFonts w:ascii="Symbol" w:hAnsi="Symbol" w:eastAsia="Symbol" w:cs="Symbol"/>
          <w:lang w:val="en-GB"/>
        </w:rPr>
        <w:t>b</w:t>
      </w:r>
      <w:r w:rsidRPr="00EE0162" w:rsidR="00E323DE">
        <w:rPr>
          <w:vertAlign w:val="subscript"/>
          <w:lang w:val="en-GB"/>
        </w:rPr>
        <w:t>M</w:t>
      </w:r>
      <w:r w:rsidRPr="00EE0162" w:rsidR="00E323DE">
        <w:rPr>
          <w:lang w:val="en-GB"/>
        </w:rPr>
        <w:t xml:space="preserve">, </w:t>
      </w:r>
      <w:r w:rsidRPr="00EE0162" w:rsidR="00E323DE">
        <w:rPr>
          <w:rFonts w:ascii="Symbol" w:hAnsi="Symbol" w:eastAsia="Symbol" w:cs="Symbol"/>
          <w:lang w:val="en-GB"/>
        </w:rPr>
        <w:t>b</w:t>
      </w:r>
      <w:r w:rsidRPr="00EE0162" w:rsidR="00E323DE">
        <w:rPr>
          <w:vertAlign w:val="subscript"/>
          <w:lang w:val="en-GB"/>
        </w:rPr>
        <w:t>M</w:t>
      </w:r>
      <w:r w:rsidRPr="00EE0162" w:rsidR="00E323DE">
        <w:rPr>
          <w:lang w:val="en-GB"/>
        </w:rPr>
        <w:t>], respectively.</w:t>
      </w:r>
      <w:r w:rsidRPr="00EE0162" w:rsidR="00D95953">
        <w:rPr>
          <w:lang w:val="en-GB"/>
        </w:rPr>
        <w:t xml:space="preserve"> </w:t>
      </w:r>
      <w:r w:rsidRPr="00EE0162" w:rsidR="000572A8">
        <w:rPr>
          <w:lang w:val="en-GB"/>
        </w:rPr>
        <w:t xml:space="preserve">Whenever </w:t>
      </w:r>
      <w:r w:rsidRPr="00EE0162" w:rsidR="00D95953">
        <w:rPr>
          <w:lang w:val="en-GB"/>
        </w:rPr>
        <w:t>the</w:t>
      </w:r>
      <w:r w:rsidRPr="00EE0162" w:rsidR="006D5B7E">
        <w:rPr>
          <w:lang w:val="en-GB"/>
        </w:rPr>
        <w:t xml:space="preserve"> </w:t>
      </w:r>
      <w:r w:rsidRPr="00EE0162" w:rsidR="007B64B0">
        <w:rPr>
          <w:lang w:val="en-GB"/>
        </w:rPr>
        <w:t>speaker</w:t>
      </w:r>
      <w:r w:rsidRPr="00EE0162" w:rsidR="000572A8">
        <w:rPr>
          <w:lang w:val="en-GB"/>
        </w:rPr>
        <w:t xml:space="preserve"> </w:t>
      </w:r>
      <w:r w:rsidRPr="00EE0162" w:rsidR="001431D3">
        <w:rPr>
          <w:lang w:val="en-GB"/>
        </w:rPr>
        <w:t>changes,</w:t>
      </w:r>
      <w:r w:rsidRPr="00EE0162" w:rsidR="006D5B7E">
        <w:rPr>
          <w:lang w:val="en-GB"/>
        </w:rPr>
        <w:t xml:space="preserve"> </w:t>
      </w:r>
      <w:r w:rsidRPr="00EE0162" w:rsidR="0017655B">
        <w:rPr>
          <w:lang w:val="en-GB"/>
        </w:rPr>
        <w:t>such offset</w:t>
      </w:r>
      <w:r w:rsidRPr="00EE0162" w:rsidR="0066154F">
        <w:rPr>
          <w:lang w:val="en-GB"/>
        </w:rPr>
        <w:t xml:space="preserve">s are </w:t>
      </w:r>
      <w:r w:rsidRPr="00EE0162" w:rsidR="0017655B">
        <w:rPr>
          <w:lang w:val="en-GB"/>
        </w:rPr>
        <w:t xml:space="preserve">sampled </w:t>
      </w:r>
      <w:r w:rsidRPr="00EE0162" w:rsidR="00484A14">
        <w:rPr>
          <w:lang w:val="en-GB"/>
        </w:rPr>
        <w:t xml:space="preserve">and the corresponding change in </w:t>
      </w:r>
      <w:r w:rsidRPr="00EE0162" w:rsidR="0017655B">
        <w:rPr>
          <w:lang w:val="en-GB"/>
        </w:rPr>
        <w:t xml:space="preserve">orientation </w:t>
      </w:r>
      <w:r w:rsidRPr="00EE0162" w:rsidR="00484A14">
        <w:rPr>
          <w:lang w:val="en-GB"/>
        </w:rPr>
        <w:t xml:space="preserve">is modelled to </w:t>
      </w:r>
      <w:r w:rsidRPr="00EE0162" w:rsidR="00C967E8">
        <w:rPr>
          <w:lang w:val="en-GB"/>
        </w:rPr>
        <w:t xml:space="preserve">take 1.5 – 0.2 </w:t>
      </w:r>
      <w:r w:rsidRPr="00EE0162" w:rsidR="00C967E8">
        <w:rPr>
          <w:rFonts w:ascii="Tahoma" w:hAnsi="Tahoma" w:cs="Tahoma"/>
          <w:lang w:val="en-GB"/>
        </w:rPr>
        <w:t xml:space="preserve">× </w:t>
      </w:r>
      <w:r w:rsidRPr="00EE0162" w:rsidR="00C967E8">
        <w:rPr>
          <w:rFonts w:ascii="Symbol" w:hAnsi="Symbol" w:eastAsia="Symbol" w:cs="Symbol"/>
          <w:lang w:val="en-GB"/>
        </w:rPr>
        <w:t>a</w:t>
      </w:r>
      <w:r w:rsidRPr="00EE0162" w:rsidR="00C967E8">
        <w:rPr>
          <w:lang w:val="en-GB"/>
        </w:rPr>
        <w:t xml:space="preserve"> seconds</w:t>
      </w:r>
      <w:r w:rsidRPr="00EE0162" w:rsidR="00484A14">
        <w:rPr>
          <w:lang w:val="en-GB"/>
        </w:rPr>
        <w:t xml:space="preserve">, with </w:t>
      </w:r>
      <w:r w:rsidRPr="00EE0162" w:rsidR="00484A14">
        <w:rPr>
          <w:rFonts w:ascii="Symbol" w:hAnsi="Symbol" w:eastAsia="Symbol" w:cs="Symbol"/>
          <w:lang w:val="en-GB"/>
        </w:rPr>
        <w:t>a</w:t>
      </w:r>
      <w:r w:rsidRPr="00EE0162" w:rsidR="00484A14">
        <w:rPr>
          <w:lang w:val="en-GB"/>
        </w:rPr>
        <w:t xml:space="preserve"> as defined above.</w:t>
      </w:r>
      <w:r w:rsidRPr="00EE0162" w:rsidR="00237E2D">
        <w:rPr>
          <w:lang w:val="en-GB"/>
        </w:rPr>
        <w:t xml:space="preserve"> Once the targeted orientation is reached, a </w:t>
      </w:r>
      <w:r w:rsidRPr="00EE0162" w:rsidR="002534CE">
        <w:rPr>
          <w:lang w:val="en-GB"/>
        </w:rPr>
        <w:t xml:space="preserve">new offset is sampled and pursued, </w:t>
      </w:r>
      <w:r w:rsidRPr="00EE0162" w:rsidR="000E0089">
        <w:rPr>
          <w:lang w:val="en-GB"/>
        </w:rPr>
        <w:t>and so on</w:t>
      </w:r>
      <w:r w:rsidRPr="00EE0162" w:rsidR="00A67931">
        <w:rPr>
          <w:lang w:val="en-GB"/>
        </w:rPr>
        <w:t xml:space="preserve">, until the speaker changes </w:t>
      </w:r>
      <w:r w:rsidRPr="00EE0162" w:rsidR="0066154F">
        <w:rPr>
          <w:lang w:val="en-GB"/>
        </w:rPr>
        <w:t xml:space="preserve">once </w:t>
      </w:r>
      <w:r w:rsidRPr="00EE0162" w:rsidR="00A67931">
        <w:rPr>
          <w:lang w:val="en-GB"/>
        </w:rPr>
        <w:t>again.</w:t>
      </w:r>
    </w:p>
    <w:p w:rsidRPr="00EE0162" w:rsidR="004974C6" w:rsidP="00B5216D" w:rsidRDefault="00655422" w14:paraId="204ABB52" w14:textId="51B28312">
      <w:pPr>
        <w:pStyle w:val="BodyText"/>
        <w:keepNext/>
        <w:tabs>
          <w:tab w:val="clear" w:pos="288"/>
        </w:tabs>
        <w:spacing w:before="240"/>
        <w:ind w:firstLine="0"/>
        <w:jc w:val="center"/>
        <w:rPr>
          <w:lang w:val="en-GB"/>
        </w:rPr>
      </w:pPr>
      <w:commentRangeStart w:id="47"/>
      <w:commentRangeEnd w:id="47"/>
      <w:r>
        <w:rPr>
          <w:rStyle w:val="CommentReference"/>
          <w:spacing w:val="0"/>
          <w:lang w:val="en-US" w:eastAsia="en-US"/>
        </w:rPr>
        <w:commentReference w:id="47"/>
      </w:r>
      <w:r w:rsidRPr="00A9337A" w:rsidR="00A9337A">
        <w:rPr>
          <w:noProof/>
        </w:rPr>
        <w:drawing>
          <wp:inline distT="0" distB="0" distL="0" distR="0" wp14:anchorId="43E352D7" wp14:editId="1C7A2FE5">
            <wp:extent cx="2880000" cy="25029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8631"/>
                    <a:stretch/>
                  </pic:blipFill>
                  <pic:spPr bwMode="auto">
                    <a:xfrm>
                      <a:off x="0" y="0"/>
                      <a:ext cx="2880000" cy="2502996"/>
                    </a:xfrm>
                    <a:prstGeom prst="rect">
                      <a:avLst/>
                    </a:prstGeom>
                    <a:noFill/>
                    <a:ln>
                      <a:noFill/>
                    </a:ln>
                    <a:extLst>
                      <a:ext uri="{53640926-AAD7-44D8-BBD7-CCE9431645EC}">
                        <a14:shadowObscured xmlns:a14="http://schemas.microsoft.com/office/drawing/2010/main"/>
                      </a:ext>
                    </a:extLst>
                  </pic:spPr>
                </pic:pic>
              </a:graphicData>
            </a:graphic>
          </wp:inline>
        </w:drawing>
      </w:r>
    </w:p>
    <w:p w:rsidRPr="00EE0162" w:rsidR="004974C6" w:rsidP="004974C6" w:rsidRDefault="004974C6" w14:paraId="0B4E8FA3" w14:textId="27EA9A70">
      <w:pPr>
        <w:pStyle w:val="Caption"/>
        <w:rPr>
          <w:lang w:val="en-GB"/>
        </w:rPr>
      </w:pPr>
      <w:r w:rsidRPr="00EE0162">
        <w:rPr>
          <w:lang w:val="en-GB"/>
        </w:rPr>
        <w:t xml:space="preserve">Figure </w:t>
      </w:r>
      <w:r w:rsidRPr="00EE0162" w:rsidR="00B3344B">
        <w:rPr>
          <w:lang w:val="en-GB"/>
        </w:rPr>
        <w:fldChar w:fldCharType="begin"/>
      </w:r>
      <w:r w:rsidRPr="00EE0162" w:rsidR="00B3344B">
        <w:rPr>
          <w:lang w:val="en-GB"/>
        </w:rPr>
        <w:instrText xml:space="preserve"> SEQ Figure \* ARABIC </w:instrText>
      </w:r>
      <w:r w:rsidRPr="00EE0162" w:rsidR="00B3344B">
        <w:rPr>
          <w:lang w:val="en-GB"/>
        </w:rPr>
        <w:fldChar w:fldCharType="separate"/>
      </w:r>
      <w:r w:rsidRPr="00EE0162" w:rsidR="00D613F2">
        <w:rPr>
          <w:noProof/>
          <w:lang w:val="en-GB"/>
        </w:rPr>
        <w:t>2</w:t>
      </w:r>
      <w:r w:rsidRPr="00EE0162" w:rsidR="00B3344B">
        <w:rPr>
          <w:noProof/>
          <w:lang w:val="en-GB"/>
        </w:rPr>
        <w:fldChar w:fldCharType="end"/>
      </w:r>
      <w:r w:rsidRPr="00EE0162">
        <w:rPr>
          <w:lang w:val="en-GB"/>
        </w:rPr>
        <w:t>: TBD</w:t>
      </w:r>
    </w:p>
    <w:p w:rsidR="00697001" w:rsidP="00697001" w:rsidRDefault="00BB460F" w14:paraId="37EC89C1" w14:textId="2117CA8D">
      <w:pPr>
        <w:pStyle w:val="BodyText"/>
        <w:ind w:firstLine="0"/>
        <w:rPr>
          <w:lang w:val="en-GB"/>
        </w:rPr>
      </w:pPr>
      <w:r w:rsidRPr="00EE0162">
        <w:rPr>
          <w:lang w:val="en-GB"/>
        </w:rPr>
        <w:t>A</w:t>
      </w:r>
      <w:r w:rsidRPr="00EE0162" w:rsidR="00BD2D1A">
        <w:rPr>
          <w:lang w:val="en-GB"/>
        </w:rPr>
        <w:t xml:space="preserve">side from </w:t>
      </w:r>
      <w:r w:rsidRPr="00EE0162" w:rsidR="00636EA0">
        <w:rPr>
          <w:lang w:val="en-GB"/>
        </w:rPr>
        <w:t xml:space="preserve">substantial changes in </w:t>
      </w:r>
      <w:r w:rsidRPr="00EE0162" w:rsidR="00BD2D1A">
        <w:rPr>
          <w:lang w:val="en-GB"/>
        </w:rPr>
        <w:t xml:space="preserve">the </w:t>
      </w:r>
      <w:r w:rsidRPr="00EE0162" w:rsidR="00636EA0">
        <w:rPr>
          <w:lang w:val="en-GB"/>
        </w:rPr>
        <w:t xml:space="preserve">head orientation that are due to speaker changes, the randomisations of </w:t>
      </w:r>
      <w:r w:rsidRPr="00EE0162" w:rsidR="00BD2D1A">
        <w:rPr>
          <w:lang w:val="en-GB"/>
        </w:rPr>
        <w:t xml:space="preserve">the head position and its orientation effectively constitute some degree of </w:t>
      </w:r>
      <w:r w:rsidRPr="00EE0162" w:rsidR="00B61B40">
        <w:rPr>
          <w:lang w:val="en-GB"/>
        </w:rPr>
        <w:t>‘head wobbling’</w:t>
      </w:r>
      <w:r w:rsidRPr="00EE0162" w:rsidR="0035164A">
        <w:rPr>
          <w:lang w:val="en-GB"/>
        </w:rPr>
        <w:t xml:space="preserve"> </w:t>
      </w:r>
      <w:r w:rsidRPr="00EE0162" w:rsidR="00D074EC">
        <w:rPr>
          <w:lang w:val="en-GB"/>
        </w:rPr>
        <w:t>in 3D</w:t>
      </w:r>
      <w:r w:rsidRPr="00EE0162" w:rsidR="004D25FF">
        <w:rPr>
          <w:lang w:val="en-GB"/>
        </w:rPr>
        <w:t xml:space="preserve">, </w:t>
      </w:r>
      <w:r w:rsidRPr="00EE0162" w:rsidR="0081133D">
        <w:rPr>
          <w:lang w:val="en-GB"/>
        </w:rPr>
        <w:t xml:space="preserve">with seven distinct </w:t>
      </w:r>
      <w:r w:rsidRPr="00EE0162" w:rsidR="004D25FF">
        <w:rPr>
          <w:lang w:val="en-GB"/>
        </w:rPr>
        <w:t>intensit</w:t>
      </w:r>
      <w:r w:rsidRPr="00EE0162" w:rsidR="0081133D">
        <w:rPr>
          <w:lang w:val="en-GB"/>
        </w:rPr>
        <w:t>ies</w:t>
      </w:r>
      <w:r w:rsidRPr="00EE0162" w:rsidR="004D25FF">
        <w:rPr>
          <w:lang w:val="en-GB"/>
        </w:rPr>
        <w:t xml:space="preserve"> configured by head motion index </w:t>
      </w:r>
      <w:r w:rsidRPr="00EE0162" w:rsidR="004D25FF">
        <w:rPr>
          <w:rFonts w:ascii="Symbol" w:hAnsi="Symbol" w:eastAsia="Symbol" w:cs="Symbol"/>
          <w:lang w:val="en-GB"/>
        </w:rPr>
        <w:t>a</w:t>
      </w:r>
      <w:r w:rsidRPr="00EE0162" w:rsidR="0008129C">
        <w:rPr>
          <w:lang w:val="en-GB"/>
        </w:rPr>
        <w:t xml:space="preserve">. </w:t>
      </w:r>
      <w:r w:rsidRPr="00EE0162">
        <w:rPr>
          <w:lang w:val="en-GB"/>
        </w:rPr>
        <w:t>In general, t</w:t>
      </w:r>
      <w:r w:rsidRPr="00EE0162" w:rsidR="0021322B">
        <w:rPr>
          <w:lang w:val="en-GB"/>
        </w:rPr>
        <w:t xml:space="preserve">he relevance of modelling the head motions lies therein that the </w:t>
      </w:r>
      <w:r w:rsidRPr="00EE0162" w:rsidR="00C04B24">
        <w:rPr>
          <w:lang w:val="en-GB"/>
        </w:rPr>
        <w:t xml:space="preserve">antennas used for downlink reception are </w:t>
      </w:r>
      <w:r w:rsidRPr="00EE0162" w:rsidR="00AD3F5C">
        <w:rPr>
          <w:lang w:val="en-GB"/>
        </w:rPr>
        <w:t>fixed to the VR headset</w:t>
      </w:r>
      <w:r w:rsidRPr="00EE0162" w:rsidR="00A52870">
        <w:rPr>
          <w:lang w:val="en-GB"/>
        </w:rPr>
        <w:t xml:space="preserve"> and hence any realistic motion of </w:t>
      </w:r>
      <w:r w:rsidRPr="00EE0162" w:rsidR="00BB371C">
        <w:rPr>
          <w:lang w:val="en-GB"/>
        </w:rPr>
        <w:t>a participant’s head directly impact</w:t>
      </w:r>
      <w:r w:rsidRPr="00EE0162">
        <w:rPr>
          <w:lang w:val="en-GB"/>
        </w:rPr>
        <w:t>s</w:t>
      </w:r>
      <w:r w:rsidRPr="00EE0162" w:rsidR="00BB371C">
        <w:rPr>
          <w:lang w:val="en-GB"/>
        </w:rPr>
        <w:t xml:space="preserve"> the position and orientation of the receive antennas.</w:t>
      </w:r>
    </w:p>
    <w:p w:rsidRPr="00C744C0" w:rsidR="007B70AC" w:rsidP="00697001" w:rsidRDefault="00116C34" w14:paraId="001C6BEA" w14:textId="5EC454E8">
      <w:pPr>
        <w:pStyle w:val="BodyText"/>
        <w:ind w:firstLine="284"/>
        <w:rPr>
          <w:lang w:val="en-GB"/>
        </w:rPr>
      </w:pPr>
      <w:r w:rsidRPr="00EE0162">
        <w:rPr>
          <w:lang w:val="en-GB"/>
        </w:rPr>
        <w:t>T</w:t>
      </w:r>
      <w:r w:rsidRPr="00EE0162" w:rsidR="00CE38D7">
        <w:rPr>
          <w:lang w:val="en-GB"/>
        </w:rPr>
        <w:t xml:space="preserve">he </w:t>
      </w:r>
      <w:r w:rsidRPr="00EE0162" w:rsidR="00CE38D7">
        <w:rPr>
          <w:i/>
          <w:iCs/>
          <w:lang w:val="en-GB"/>
        </w:rPr>
        <w:t>meeting dynamics</w:t>
      </w:r>
      <w:r w:rsidRPr="00EE0162" w:rsidR="00CE38D7">
        <w:rPr>
          <w:lang w:val="en-GB"/>
        </w:rPr>
        <w:t xml:space="preserve"> </w:t>
      </w:r>
      <w:r w:rsidRPr="00EE0162">
        <w:rPr>
          <w:lang w:val="en-GB"/>
        </w:rPr>
        <w:t xml:space="preserve">are modelled </w:t>
      </w:r>
      <w:r w:rsidRPr="00EE0162" w:rsidR="00CE38D7">
        <w:rPr>
          <w:lang w:val="en-GB"/>
        </w:rPr>
        <w:t xml:space="preserve">by </w:t>
      </w:r>
      <w:r w:rsidR="00AD5468">
        <w:rPr>
          <w:lang w:val="en-GB"/>
        </w:rPr>
        <w:t>traversing through a pre-</w:t>
      </w:r>
      <w:r w:rsidR="008F7FD2">
        <w:rPr>
          <w:lang w:val="en-GB"/>
        </w:rPr>
        <w:t>generat</w:t>
      </w:r>
      <w:r w:rsidR="00AD5468">
        <w:rPr>
          <w:lang w:val="en-GB"/>
        </w:rPr>
        <w:t>ed</w:t>
      </w:r>
      <w:r w:rsidR="008F7FD2">
        <w:rPr>
          <w:lang w:val="en-GB"/>
        </w:rPr>
        <w:t xml:space="preserve"> speaker list</w:t>
      </w:r>
      <w:r w:rsidR="007C1F71">
        <w:rPr>
          <w:lang w:val="en-GB"/>
        </w:rPr>
        <w:t xml:space="preserve">, </w:t>
      </w:r>
      <w:r w:rsidRPr="00EE0162" w:rsidR="00CE38D7">
        <w:rPr>
          <w:lang w:val="en-GB"/>
        </w:rPr>
        <w:t xml:space="preserve">letting </w:t>
      </w:r>
      <w:r w:rsidR="009F0302">
        <w:rPr>
          <w:lang w:val="en-GB"/>
        </w:rPr>
        <w:t xml:space="preserve">each designated </w:t>
      </w:r>
      <w:r w:rsidRPr="00EE0162" w:rsidR="00CE38D7">
        <w:rPr>
          <w:lang w:val="en-GB"/>
        </w:rPr>
        <w:t xml:space="preserve">participant speak for </w:t>
      </w:r>
      <w:r w:rsidRPr="00EE0162" w:rsidR="005F3944">
        <w:rPr>
          <w:lang w:val="en-GB"/>
        </w:rPr>
        <w:t>a</w:t>
      </w:r>
      <w:r w:rsidR="009F0302">
        <w:rPr>
          <w:lang w:val="en-GB"/>
        </w:rPr>
        <w:t xml:space="preserve"> deterministic </w:t>
      </w:r>
      <w:r w:rsidRPr="00EE0162" w:rsidR="005F3944">
        <w:rPr>
          <w:lang w:val="en-GB"/>
        </w:rPr>
        <w:t xml:space="preserve">time of </w:t>
      </w:r>
      <w:r w:rsidR="002B69FE">
        <w:rPr>
          <w:rFonts w:ascii="Symbol" w:hAnsi="Symbol" w:eastAsia="Symbol" w:cs="Symbol"/>
          <w:lang w:val="en-GB"/>
        </w:rPr>
        <w:t>t</w:t>
      </w:r>
      <w:r w:rsidRPr="00EE0162" w:rsidR="00CE38D7">
        <w:rPr>
          <w:lang w:val="en-GB"/>
        </w:rPr>
        <w:t xml:space="preserve"> seconds</w:t>
      </w:r>
      <w:r w:rsidRPr="00EE0162" w:rsidR="005F3944">
        <w:rPr>
          <w:lang w:val="en-GB"/>
        </w:rPr>
        <w:t>,</w:t>
      </w:r>
      <w:r w:rsidRPr="00EE0162" w:rsidR="00CE38D7">
        <w:rPr>
          <w:lang w:val="en-GB"/>
        </w:rPr>
        <w:t xml:space="preserve"> and then switch to </w:t>
      </w:r>
      <w:r w:rsidR="00AD5D77">
        <w:rPr>
          <w:lang w:val="en-GB"/>
        </w:rPr>
        <w:t xml:space="preserve">the next </w:t>
      </w:r>
      <w:r w:rsidRPr="00EE0162" w:rsidR="00CE38D7">
        <w:rPr>
          <w:lang w:val="en-GB"/>
        </w:rPr>
        <w:t>speaker</w:t>
      </w:r>
      <w:r w:rsidR="00AD5D77">
        <w:rPr>
          <w:lang w:val="en-GB"/>
        </w:rPr>
        <w:t xml:space="preserve"> on the list</w:t>
      </w:r>
      <w:r w:rsidRPr="00EE0162" w:rsidR="00CE38D7">
        <w:rPr>
          <w:lang w:val="en-GB"/>
        </w:rPr>
        <w:t>.</w:t>
      </w:r>
      <w:r w:rsidR="00AD5D77">
        <w:rPr>
          <w:lang w:val="en-GB"/>
        </w:rPr>
        <w:t xml:space="preserve"> For the simulated scenario with </w:t>
      </w:r>
      <w:r w:rsidRPr="00EE0162" w:rsidR="00C744C0">
        <w:rPr>
          <w:lang w:val="en-GB"/>
        </w:rPr>
        <w:t>N = N</w:t>
      </w:r>
      <w:r w:rsidRPr="00EE0162" w:rsidR="00C744C0">
        <w:rPr>
          <w:vertAlign w:val="subscript"/>
          <w:lang w:val="en-GB"/>
        </w:rPr>
        <w:t>P</w:t>
      </w:r>
      <w:r w:rsidRPr="00EE0162" w:rsidR="00C744C0">
        <w:rPr>
          <w:lang w:val="en-GB"/>
        </w:rPr>
        <w:t xml:space="preserve"> + N</w:t>
      </w:r>
      <w:r w:rsidRPr="00EE0162" w:rsidR="00C744C0">
        <w:rPr>
          <w:vertAlign w:val="subscript"/>
          <w:lang w:val="en-GB"/>
        </w:rPr>
        <w:t>V</w:t>
      </w:r>
      <w:r w:rsidR="00C744C0">
        <w:rPr>
          <w:lang w:val="en-GB"/>
        </w:rPr>
        <w:t xml:space="preserve"> = 4 + 4 = 8 participants, as visualised in </w:t>
      </w:r>
      <w:r w:rsidR="00C744C0">
        <w:rPr>
          <w:lang w:val="en-GB"/>
        </w:rPr>
        <w:fldChar w:fldCharType="begin"/>
      </w:r>
      <w:r w:rsidR="00C744C0">
        <w:rPr>
          <w:lang w:val="en-GB"/>
        </w:rPr>
        <w:instrText xml:space="preserve"> REF _Ref52462311 \h </w:instrText>
      </w:r>
      <w:r w:rsidR="00C744C0">
        <w:rPr>
          <w:lang w:val="en-GB"/>
        </w:rPr>
      </w:r>
      <w:r w:rsidR="00C744C0">
        <w:rPr>
          <w:lang w:val="en-GB"/>
        </w:rPr>
        <w:fldChar w:fldCharType="separate"/>
      </w:r>
      <w:ins w:author="Litjens, R. (Remco)" w:date="2020-09-28T14:39:00Z" w:id="48">
        <w:r w:rsidRPr="00EE0162" w:rsidR="00C744C0">
          <w:rPr>
            <w:lang w:val="en-GB"/>
          </w:rPr>
          <w:t xml:space="preserve">Figure </w:t>
        </w:r>
      </w:ins>
      <w:r w:rsidRPr="00EE0162" w:rsidR="00C744C0">
        <w:rPr>
          <w:noProof/>
          <w:lang w:val="en-GB"/>
        </w:rPr>
        <w:t>1</w:t>
      </w:r>
      <w:r w:rsidR="00C744C0">
        <w:rPr>
          <w:lang w:val="en-GB"/>
        </w:rPr>
        <w:fldChar w:fldCharType="end"/>
      </w:r>
      <w:r w:rsidR="00DD3AE4">
        <w:rPr>
          <w:lang w:val="en-GB"/>
        </w:rPr>
        <w:t xml:space="preserve">, the speaker list is </w:t>
      </w:r>
      <w:r w:rsidR="000B234F">
        <w:rPr>
          <w:lang w:val="en-GB"/>
        </w:rPr>
        <w:t>given by ‘</w:t>
      </w:r>
      <w:r w:rsidR="007818A7">
        <w:rPr>
          <w:lang w:val="en-GB"/>
        </w:rPr>
        <w:t>0</w:t>
      </w:r>
      <w:r w:rsidR="000B234F">
        <w:rPr>
          <w:lang w:val="en-GB"/>
        </w:rPr>
        <w:t xml:space="preserve"> – </w:t>
      </w:r>
      <w:r w:rsidR="00073E3F">
        <w:rPr>
          <w:lang w:val="en-GB"/>
        </w:rPr>
        <w:t>5</w:t>
      </w:r>
      <w:r w:rsidR="000B234F">
        <w:rPr>
          <w:lang w:val="en-GB"/>
        </w:rPr>
        <w:t xml:space="preserve"> – </w:t>
      </w:r>
      <w:r w:rsidR="00073E3F">
        <w:rPr>
          <w:lang w:val="en-GB"/>
        </w:rPr>
        <w:t>2</w:t>
      </w:r>
      <w:r w:rsidR="000B234F">
        <w:rPr>
          <w:lang w:val="en-GB"/>
        </w:rPr>
        <w:t xml:space="preserve"> – </w:t>
      </w:r>
      <w:r w:rsidR="00EF1336">
        <w:rPr>
          <w:lang w:val="en-GB"/>
        </w:rPr>
        <w:t>7</w:t>
      </w:r>
      <w:r w:rsidR="000B234F">
        <w:rPr>
          <w:lang w:val="en-GB"/>
        </w:rPr>
        <w:t xml:space="preserve"> – </w:t>
      </w:r>
      <w:r w:rsidR="00042895">
        <w:rPr>
          <w:lang w:val="en-GB"/>
        </w:rPr>
        <w:t>4</w:t>
      </w:r>
      <w:r w:rsidR="000B234F">
        <w:rPr>
          <w:lang w:val="en-GB"/>
        </w:rPr>
        <w:t xml:space="preserve"> – </w:t>
      </w:r>
      <w:r w:rsidR="00EF1336">
        <w:rPr>
          <w:lang w:val="en-GB"/>
        </w:rPr>
        <w:t>1</w:t>
      </w:r>
      <w:r w:rsidR="000B234F">
        <w:rPr>
          <w:lang w:val="en-GB"/>
        </w:rPr>
        <w:t xml:space="preserve"> – </w:t>
      </w:r>
      <w:r w:rsidR="00EF1336">
        <w:rPr>
          <w:lang w:val="en-GB"/>
        </w:rPr>
        <w:t>6</w:t>
      </w:r>
      <w:r w:rsidR="000B234F">
        <w:rPr>
          <w:lang w:val="en-GB"/>
        </w:rPr>
        <w:t xml:space="preserve"> – </w:t>
      </w:r>
      <w:r w:rsidR="007050BB">
        <w:rPr>
          <w:lang w:val="en-GB"/>
        </w:rPr>
        <w:t>3</w:t>
      </w:r>
      <w:r w:rsidR="002C2A53">
        <w:rPr>
          <w:lang w:val="en-GB"/>
        </w:rPr>
        <w:t>’, where</w:t>
      </w:r>
      <w:r w:rsidR="000B234F">
        <w:rPr>
          <w:lang w:val="en-GB"/>
        </w:rPr>
        <w:t xml:space="preserve"> </w:t>
      </w:r>
      <w:r w:rsidR="0069341D">
        <w:rPr>
          <w:lang w:val="en-GB"/>
        </w:rPr>
        <w:t>we choose to alternate</w:t>
      </w:r>
      <w:r w:rsidR="00C1005B">
        <w:rPr>
          <w:lang w:val="en-GB"/>
        </w:rPr>
        <w:t xml:space="preserve"> between physically and virtually present users</w:t>
      </w:r>
      <w:r w:rsidR="00D33C31">
        <w:rPr>
          <w:lang w:val="en-GB"/>
        </w:rPr>
        <w:t>.</w:t>
      </w:r>
    </w:p>
    <w:p w:rsidRPr="00EE0162" w:rsidR="00485260" w:rsidP="00892592" w:rsidRDefault="00116C34" w14:paraId="3524C315" w14:textId="4D857841">
      <w:pPr>
        <w:pStyle w:val="BodyText"/>
        <w:rPr>
          <w:ins w:author="Litjens, R. (Remco)" w:date="2020-09-28T14:22:00Z" w:id="49"/>
          <w:lang w:val="en-GB"/>
        </w:rPr>
      </w:pPr>
      <w:r w:rsidRPr="00EE0162">
        <w:rPr>
          <w:lang w:val="en-GB"/>
        </w:rPr>
        <w:t xml:space="preserve">The </w:t>
      </w:r>
      <w:r w:rsidRPr="00EE0162">
        <w:rPr>
          <w:i/>
          <w:iCs/>
          <w:lang w:val="en-GB"/>
        </w:rPr>
        <w:t>VR</w:t>
      </w:r>
      <w:r w:rsidRPr="00EE0162">
        <w:rPr>
          <w:lang w:val="en-GB"/>
        </w:rPr>
        <w:t xml:space="preserve"> </w:t>
      </w:r>
      <w:r w:rsidRPr="00EE0162" w:rsidR="001140F6">
        <w:rPr>
          <w:i/>
          <w:iCs/>
          <w:lang w:val="en-GB"/>
        </w:rPr>
        <w:t>a</w:t>
      </w:r>
      <w:r w:rsidRPr="00EE0162" w:rsidR="00E075C8">
        <w:rPr>
          <w:i/>
          <w:iCs/>
          <w:lang w:val="en-GB"/>
        </w:rPr>
        <w:t>pplication</w:t>
      </w:r>
      <w:r w:rsidRPr="00EE0162" w:rsidR="00E075C8">
        <w:rPr>
          <w:lang w:val="en-GB"/>
        </w:rPr>
        <w:t xml:space="preserve"> </w:t>
      </w:r>
      <w:r w:rsidRPr="00EE0162">
        <w:rPr>
          <w:lang w:val="en-GB"/>
        </w:rPr>
        <w:t xml:space="preserve">is modelled </w:t>
      </w:r>
      <w:r w:rsidRPr="00EE0162" w:rsidR="00A43508">
        <w:rPr>
          <w:lang w:val="en-GB"/>
        </w:rPr>
        <w:t xml:space="preserve">as a </w:t>
      </w:r>
      <w:ins w:author="Litjens, R. (Remco)" w:date="2020-09-28T12:48:00Z" w:id="50">
        <w:r w:rsidRPr="00EE0162" w:rsidR="00F15041">
          <w:rPr>
            <w:lang w:val="en-GB"/>
          </w:rPr>
          <w:t xml:space="preserve">persistent </w:t>
        </w:r>
      </w:ins>
      <w:r w:rsidRPr="00EE0162" w:rsidR="00B01F2C">
        <w:rPr>
          <w:lang w:val="en-GB"/>
        </w:rPr>
        <w:t xml:space="preserve">real-time </w:t>
      </w:r>
      <w:r w:rsidRPr="00EE0162" w:rsidR="00A43508">
        <w:rPr>
          <w:lang w:val="en-GB"/>
        </w:rPr>
        <w:t>video streaming application</w:t>
      </w:r>
      <w:r w:rsidRPr="00EE0162" w:rsidR="008A6FFC">
        <w:rPr>
          <w:lang w:val="en-GB"/>
        </w:rPr>
        <w:t xml:space="preserve">, where each up- or downlink stream </w:t>
      </w:r>
      <w:r w:rsidRPr="00EE0162" w:rsidR="00744604">
        <w:rPr>
          <w:lang w:val="en-GB"/>
        </w:rPr>
        <w:t xml:space="preserve">is a </w:t>
      </w:r>
      <w:r w:rsidRPr="00EE0162" w:rsidR="000508CF">
        <w:rPr>
          <w:lang w:val="en-GB"/>
        </w:rPr>
        <w:t xml:space="preserve">effectively a </w:t>
      </w:r>
      <w:r w:rsidRPr="00EE0162" w:rsidR="008527CA">
        <w:rPr>
          <w:lang w:val="en-GB"/>
        </w:rPr>
        <w:t xml:space="preserve">sequence of </w:t>
      </w:r>
      <w:proofErr w:type="spellStart"/>
      <w:r w:rsidRPr="00EE0162" w:rsidR="00801250">
        <w:rPr>
          <w:lang w:val="en-GB"/>
        </w:rPr>
        <w:t>GoPs</w:t>
      </w:r>
      <w:proofErr w:type="spellEnd"/>
      <w:r w:rsidRPr="00EE0162" w:rsidR="00801250">
        <w:rPr>
          <w:lang w:val="en-GB"/>
        </w:rPr>
        <w:t xml:space="preserve"> (</w:t>
      </w:r>
      <w:r w:rsidRPr="00EE0162" w:rsidR="00CA5A8C">
        <w:rPr>
          <w:lang w:val="en-GB"/>
        </w:rPr>
        <w:t>‘Groups of Pictures’)</w:t>
      </w:r>
      <w:r w:rsidRPr="00EE0162" w:rsidR="00744604">
        <w:rPr>
          <w:lang w:val="en-GB"/>
        </w:rPr>
        <w:t xml:space="preserve"> and </w:t>
      </w:r>
      <w:r w:rsidRPr="00EE0162" w:rsidR="00CA5A8C">
        <w:rPr>
          <w:lang w:val="en-GB"/>
        </w:rPr>
        <w:t xml:space="preserve">each </w:t>
      </w:r>
      <w:proofErr w:type="spellStart"/>
      <w:r w:rsidRPr="00EE0162" w:rsidR="00CA5A8C">
        <w:rPr>
          <w:lang w:val="en-GB"/>
        </w:rPr>
        <w:t>GoP</w:t>
      </w:r>
      <w:proofErr w:type="spellEnd"/>
      <w:r w:rsidRPr="00EE0162" w:rsidR="00CA5A8C">
        <w:rPr>
          <w:lang w:val="en-GB"/>
        </w:rPr>
        <w:t xml:space="preserve"> </w:t>
      </w:r>
      <w:r w:rsidRPr="00EE0162" w:rsidR="00C92773">
        <w:rPr>
          <w:lang w:val="en-GB"/>
        </w:rPr>
        <w:t>compris</w:t>
      </w:r>
      <w:r w:rsidRPr="00EE0162" w:rsidR="00744604">
        <w:rPr>
          <w:lang w:val="en-GB"/>
        </w:rPr>
        <w:t xml:space="preserve">es a single </w:t>
      </w:r>
      <w:r w:rsidRPr="00EE0162" w:rsidR="008527CA">
        <w:rPr>
          <w:lang w:val="en-GB"/>
        </w:rPr>
        <w:t xml:space="preserve">I (‘intra-coded’) and </w:t>
      </w:r>
      <w:r w:rsidRPr="00EE0162" w:rsidR="00C220A2">
        <w:rPr>
          <w:lang w:val="en-GB"/>
        </w:rPr>
        <w:t>M</w:t>
      </w:r>
      <w:r w:rsidRPr="00EE0162" w:rsidR="00C220A2">
        <w:rPr>
          <w:vertAlign w:val="subscript"/>
          <w:lang w:val="en-GB"/>
        </w:rPr>
        <w:t>P</w:t>
      </w:r>
      <w:r w:rsidRPr="00EE0162" w:rsidR="00744604">
        <w:rPr>
          <w:lang w:val="en-GB"/>
        </w:rPr>
        <w:t xml:space="preserve"> </w:t>
      </w:r>
      <w:r w:rsidRPr="00EE0162" w:rsidR="008527CA">
        <w:rPr>
          <w:lang w:val="en-GB"/>
        </w:rPr>
        <w:t>P (‘</w:t>
      </w:r>
      <w:r w:rsidRPr="00EE0162" w:rsidR="00324C53">
        <w:rPr>
          <w:lang w:val="en-GB"/>
        </w:rPr>
        <w:t>pre</w:t>
      </w:r>
      <w:r w:rsidRPr="00EE0162" w:rsidR="00801250">
        <w:rPr>
          <w:lang w:val="en-GB"/>
        </w:rPr>
        <w:t>dicted</w:t>
      </w:r>
      <w:r w:rsidRPr="00EE0162" w:rsidR="008527CA">
        <w:rPr>
          <w:lang w:val="en-GB"/>
        </w:rPr>
        <w:t xml:space="preserve">’) </w:t>
      </w:r>
      <w:r w:rsidRPr="00EE0162" w:rsidR="00744604">
        <w:rPr>
          <w:lang w:val="en-GB"/>
        </w:rPr>
        <w:t xml:space="preserve">video </w:t>
      </w:r>
      <w:r w:rsidRPr="00EE0162" w:rsidR="008527CA">
        <w:rPr>
          <w:lang w:val="en-GB"/>
        </w:rPr>
        <w:t>frames.</w:t>
      </w:r>
      <w:r w:rsidRPr="00EE0162" w:rsidR="000D3CD5">
        <w:rPr>
          <w:lang w:val="en-GB"/>
        </w:rPr>
        <w:t xml:space="preserve"> The size of the </w:t>
      </w:r>
      <w:r w:rsidR="00320E2F">
        <w:rPr>
          <w:lang w:val="en-GB"/>
        </w:rPr>
        <w:t xml:space="preserve">relatively large </w:t>
      </w:r>
      <w:r w:rsidRPr="00EE0162" w:rsidR="000D3CD5">
        <w:rPr>
          <w:lang w:val="en-GB"/>
        </w:rPr>
        <w:t xml:space="preserve">fresh I and the differential P frames </w:t>
      </w:r>
      <w:r w:rsidR="00320E2F">
        <w:rPr>
          <w:lang w:val="en-GB"/>
        </w:rPr>
        <w:t xml:space="preserve">is </w:t>
      </w:r>
      <w:r w:rsidR="00231061">
        <w:rPr>
          <w:lang w:val="en-GB"/>
        </w:rPr>
        <w:t xml:space="preserve">denoted </w:t>
      </w:r>
      <w:r w:rsidRPr="00EE0162" w:rsidR="00683319">
        <w:rPr>
          <w:lang w:val="en-GB"/>
        </w:rPr>
        <w:t>S</w:t>
      </w:r>
      <w:r w:rsidRPr="00EE0162" w:rsidR="00683319">
        <w:rPr>
          <w:vertAlign w:val="subscript"/>
          <w:lang w:val="en-GB"/>
        </w:rPr>
        <w:t>I</w:t>
      </w:r>
      <w:r w:rsidRPr="00EE0162" w:rsidR="00683319">
        <w:rPr>
          <w:lang w:val="en-GB"/>
        </w:rPr>
        <w:t xml:space="preserve"> and S</w:t>
      </w:r>
      <w:r w:rsidRPr="00EE0162" w:rsidR="00683319">
        <w:rPr>
          <w:vertAlign w:val="subscript"/>
          <w:lang w:val="en-GB"/>
        </w:rPr>
        <w:t>P</w:t>
      </w:r>
      <w:r w:rsidRPr="00EE0162" w:rsidR="00683319">
        <w:rPr>
          <w:lang w:val="en-GB"/>
        </w:rPr>
        <w:t>, respectively.</w:t>
      </w:r>
      <w:r w:rsidRPr="00EE0162" w:rsidR="00B9764F">
        <w:rPr>
          <w:lang w:val="en-GB"/>
        </w:rPr>
        <w:t xml:space="preserve"> </w:t>
      </w:r>
      <w:r w:rsidRPr="00EE0162" w:rsidR="00952E1B">
        <w:rPr>
          <w:lang w:val="en-GB"/>
        </w:rPr>
        <w:t xml:space="preserve">A typical frame </w:t>
      </w:r>
      <w:r w:rsidRPr="00EE0162" w:rsidR="008F6E7D">
        <w:rPr>
          <w:lang w:val="en-GB"/>
        </w:rPr>
        <w:t xml:space="preserve">generation </w:t>
      </w:r>
      <w:r w:rsidRPr="00EE0162" w:rsidR="00952E1B">
        <w:rPr>
          <w:lang w:val="en-GB"/>
        </w:rPr>
        <w:t xml:space="preserve">rate of </w:t>
      </w:r>
      <w:ins w:author="Litjens, R. (Remco)" w:date="2020-09-28T08:20:00Z" w:id="51">
        <w:r w:rsidRPr="00EE0162" w:rsidR="004D698C">
          <w:rPr>
            <w:lang w:val="en-GB"/>
          </w:rPr>
          <w:t>R</w:t>
        </w:r>
        <w:r w:rsidRPr="00EE0162" w:rsidR="004D698C">
          <w:rPr>
            <w:vertAlign w:val="subscript"/>
            <w:lang w:val="en-GB"/>
          </w:rPr>
          <w:t>F</w:t>
        </w:r>
        <w:r w:rsidRPr="00EE0162" w:rsidR="004D698C">
          <w:rPr>
            <w:lang w:val="en-GB"/>
          </w:rPr>
          <w:t xml:space="preserve"> </w:t>
        </w:r>
      </w:ins>
      <w:r w:rsidR="00C85389">
        <w:rPr>
          <w:lang w:val="en-GB"/>
        </w:rPr>
        <w:t>fps</w:t>
      </w:r>
      <w:r w:rsidR="005438A5">
        <w:rPr>
          <w:lang w:val="en-GB"/>
        </w:rPr>
        <w:t xml:space="preserve"> (</w:t>
      </w:r>
      <w:r w:rsidR="00C85389">
        <w:rPr>
          <w:lang w:val="en-GB"/>
        </w:rPr>
        <w:t>f</w:t>
      </w:r>
      <w:del w:author="Janeiro Horta de Morais, J.A. (João)" w:date="2020-09-25T12:17:00Z" w:id="52">
        <w:r w:rsidRPr="00EE0162" w:rsidDel="00116C34">
          <w:rPr>
            <w:lang w:val="en-GB"/>
          </w:rPr>
          <w:delText>f</w:delText>
        </w:r>
      </w:del>
      <w:r w:rsidRPr="00EE0162" w:rsidR="00952E1B">
        <w:rPr>
          <w:lang w:val="en-GB"/>
        </w:rPr>
        <w:t xml:space="preserve">rames </w:t>
      </w:r>
      <w:r w:rsidR="00C85389">
        <w:rPr>
          <w:lang w:val="en-GB"/>
        </w:rPr>
        <w:t>p</w:t>
      </w:r>
      <w:del w:author="Janeiro Horta de Morais, J.A. (João)" w:date="2020-09-25T12:17:00Z" w:id="53">
        <w:r w:rsidRPr="00EE0162" w:rsidDel="00116C34">
          <w:rPr>
            <w:lang w:val="en-GB"/>
          </w:rPr>
          <w:delText>p</w:delText>
        </w:r>
      </w:del>
      <w:r w:rsidRPr="00EE0162" w:rsidR="00952E1B">
        <w:rPr>
          <w:lang w:val="en-GB"/>
        </w:rPr>
        <w:t xml:space="preserve">er </w:t>
      </w:r>
      <w:r w:rsidR="00C85389">
        <w:rPr>
          <w:lang w:val="en-GB"/>
        </w:rPr>
        <w:t>s</w:t>
      </w:r>
      <w:del w:author="Janeiro Horta de Morais, J.A. (João)" w:date="2020-09-25T12:17:00Z" w:id="54">
        <w:r w:rsidRPr="00EE0162" w:rsidDel="00116C34">
          <w:rPr>
            <w:lang w:val="en-GB"/>
          </w:rPr>
          <w:delText>s</w:delText>
        </w:r>
      </w:del>
      <w:r w:rsidRPr="00EE0162" w:rsidR="00952E1B">
        <w:rPr>
          <w:lang w:val="en-GB"/>
        </w:rPr>
        <w:t>econd</w:t>
      </w:r>
      <w:ins w:author="Janeiro Horta de Morais, J.A. (João)" w:date="2020-09-25T12:17:00Z" w:id="55">
        <w:r w:rsidRPr="00EE0162" w:rsidR="05DBDBA0">
          <w:rPr>
            <w:lang w:val="en-GB"/>
          </w:rPr>
          <w:t>)</w:t>
        </w:r>
      </w:ins>
      <w:r w:rsidRPr="00EE0162" w:rsidR="00952E1B">
        <w:rPr>
          <w:lang w:val="en-GB"/>
        </w:rPr>
        <w:t xml:space="preserve"> is assumed</w:t>
      </w:r>
      <w:r w:rsidRPr="00EE0162" w:rsidR="004B2EE9">
        <w:rPr>
          <w:lang w:val="en-GB"/>
        </w:rPr>
        <w:t xml:space="preserve">, which </w:t>
      </w:r>
      <w:r w:rsidRPr="00EE0162" w:rsidR="008F6E7D">
        <w:rPr>
          <w:lang w:val="en-GB"/>
        </w:rPr>
        <w:t>is noted to apply at the source</w:t>
      </w:r>
      <w:r w:rsidRPr="00EE0162" w:rsidR="000D33C2">
        <w:rPr>
          <w:lang w:val="en-GB"/>
        </w:rPr>
        <w:t>.</w:t>
      </w:r>
      <w:ins w:author="Litjens, R. (Remco)" w:date="2020-09-28T08:17:00Z" w:id="56">
        <w:r w:rsidRPr="00EE0162" w:rsidR="00D16BA1">
          <w:rPr>
            <w:lang w:val="en-GB"/>
          </w:rPr>
          <w:t xml:space="preserve"> Given this frame rate and the choices of </w:t>
        </w:r>
      </w:ins>
      <w:ins w:author="Litjens, R. (Remco)" w:date="2020-09-28T08:18:00Z" w:id="57">
        <w:r w:rsidRPr="00EE0162" w:rsidR="006245F1">
          <w:rPr>
            <w:lang w:val="en-GB"/>
          </w:rPr>
          <w:t>M</w:t>
        </w:r>
        <w:r w:rsidRPr="00EE0162" w:rsidR="006245F1">
          <w:rPr>
            <w:vertAlign w:val="subscript"/>
            <w:lang w:val="en-GB"/>
          </w:rPr>
          <w:t>P</w:t>
        </w:r>
        <w:r w:rsidRPr="00EE0162" w:rsidR="006245F1">
          <w:rPr>
            <w:lang w:val="en-GB"/>
          </w:rPr>
          <w:t>, S</w:t>
        </w:r>
        <w:r w:rsidRPr="00EE0162" w:rsidR="006245F1">
          <w:rPr>
            <w:vertAlign w:val="subscript"/>
            <w:lang w:val="en-GB"/>
          </w:rPr>
          <w:t>I</w:t>
        </w:r>
      </w:ins>
      <w:ins w:author="Litjens, R. (Remco)" w:date="2020-09-28T08:28:00Z" w:id="58">
        <w:r w:rsidRPr="00EE0162" w:rsidR="00BC57F1">
          <w:rPr>
            <w:lang w:val="en-GB"/>
          </w:rPr>
          <w:t xml:space="preserve"> </w:t>
        </w:r>
      </w:ins>
      <w:ins w:author="Litjens, R. (Remco)" w:date="2020-09-28T08:18:00Z" w:id="59">
        <w:r w:rsidRPr="00EE0162" w:rsidR="006245F1">
          <w:rPr>
            <w:lang w:val="en-GB"/>
          </w:rPr>
          <w:t>and S</w:t>
        </w:r>
        <w:r w:rsidRPr="00EE0162" w:rsidR="006245F1">
          <w:rPr>
            <w:vertAlign w:val="subscript"/>
            <w:lang w:val="en-GB"/>
          </w:rPr>
          <w:t>P</w:t>
        </w:r>
        <w:r w:rsidRPr="00EE0162" w:rsidR="006245F1">
          <w:rPr>
            <w:lang w:val="en-GB"/>
          </w:rPr>
          <w:t xml:space="preserve">, the application-level </w:t>
        </w:r>
        <w:r w:rsidRPr="00EE0162" w:rsidR="00ED6775">
          <w:rPr>
            <w:lang w:val="en-GB"/>
          </w:rPr>
          <w:t xml:space="preserve">bit rate is equal to </w:t>
        </w:r>
      </w:ins>
      <w:ins w:author="Litjens, R. (Remco)" w:date="2020-09-28T08:29:00Z" w:id="60">
        <w:r w:rsidRPr="00EE0162" w:rsidR="004A7EEB">
          <w:rPr>
            <w:lang w:val="en-GB"/>
          </w:rPr>
          <w:t>(</w:t>
        </w:r>
      </w:ins>
      <w:ins w:author="Litjens, R. (Remco)" w:date="2020-09-28T08:27:00Z" w:id="61">
        <w:r w:rsidRPr="00EE0162" w:rsidR="004104E9">
          <w:rPr>
            <w:lang w:val="en-GB"/>
          </w:rPr>
          <w:t xml:space="preserve">8 </w:t>
        </w:r>
      </w:ins>
      <w:ins w:author="Litjens, R. (Remco)" w:date="2020-09-28T08:29:00Z" w:id="62">
        <w:r w:rsidRPr="00EE0162" w:rsidR="004A7EEB">
          <w:rPr>
            <w:lang w:val="en-GB"/>
          </w:rPr>
          <w:t xml:space="preserve">/ 1000000) </w:t>
        </w:r>
      </w:ins>
      <w:ins w:author="Litjens, R. (Remco)" w:date="2020-09-28T08:27:00Z" w:id="63">
        <w:r w:rsidRPr="00EE0162" w:rsidR="004104E9">
          <w:rPr>
            <w:lang w:val="en-GB"/>
          </w:rPr>
          <w:t xml:space="preserve">× </w:t>
        </w:r>
        <w:r w:rsidRPr="00EE0162" w:rsidR="00D6592B">
          <w:rPr>
            <w:lang w:val="en-GB"/>
          </w:rPr>
          <w:t>R</w:t>
        </w:r>
        <w:r w:rsidRPr="00EE0162" w:rsidR="00D6592B">
          <w:rPr>
            <w:vertAlign w:val="subscript"/>
            <w:lang w:val="en-GB"/>
          </w:rPr>
          <w:t>F</w:t>
        </w:r>
        <w:r w:rsidRPr="00EE0162" w:rsidR="00D6592B">
          <w:rPr>
            <w:lang w:val="en-GB"/>
          </w:rPr>
          <w:t xml:space="preserve"> × </w:t>
        </w:r>
      </w:ins>
      <w:ins w:author="Litjens, R. (Remco)" w:date="2020-09-28T08:19:00Z" w:id="64">
        <w:r w:rsidRPr="00EE0162" w:rsidR="00EB035E">
          <w:rPr>
            <w:lang w:val="en-GB"/>
          </w:rPr>
          <w:t>(</w:t>
        </w:r>
        <w:r w:rsidRPr="00EE0162" w:rsidR="00ED6775">
          <w:rPr>
            <w:lang w:val="en-GB"/>
          </w:rPr>
          <w:t>S</w:t>
        </w:r>
        <w:r w:rsidRPr="00EE0162" w:rsidR="00ED6775">
          <w:rPr>
            <w:vertAlign w:val="subscript"/>
            <w:lang w:val="en-GB"/>
          </w:rPr>
          <w:t>I</w:t>
        </w:r>
        <w:r w:rsidRPr="00EE0162" w:rsidR="00ED6775">
          <w:rPr>
            <w:lang w:val="en-GB"/>
          </w:rPr>
          <w:t xml:space="preserve"> + M</w:t>
        </w:r>
        <w:r w:rsidRPr="00EE0162" w:rsidR="00ED6775">
          <w:rPr>
            <w:vertAlign w:val="subscript"/>
            <w:lang w:val="en-GB"/>
          </w:rPr>
          <w:t>P</w:t>
        </w:r>
        <w:r w:rsidRPr="00EE0162" w:rsidR="00ED6775">
          <w:rPr>
            <w:lang w:val="en-GB"/>
          </w:rPr>
          <w:t>S</w:t>
        </w:r>
        <w:r w:rsidRPr="00EE0162" w:rsidR="00ED6775">
          <w:rPr>
            <w:vertAlign w:val="subscript"/>
            <w:lang w:val="en-GB"/>
          </w:rPr>
          <w:t>P</w:t>
        </w:r>
        <w:r w:rsidRPr="00EE0162" w:rsidR="00EB035E">
          <w:rPr>
            <w:lang w:val="en-GB"/>
          </w:rPr>
          <w:t>)</w:t>
        </w:r>
      </w:ins>
      <w:ins w:author="Litjens, R. (Remco)" w:date="2020-09-28T08:20:00Z" w:id="65">
        <w:r w:rsidRPr="00EE0162" w:rsidR="003770AE">
          <w:rPr>
            <w:lang w:val="en-GB"/>
          </w:rPr>
          <w:t xml:space="preserve"> / </w:t>
        </w:r>
        <w:r w:rsidRPr="00EE0162" w:rsidR="004D698C">
          <w:rPr>
            <w:lang w:val="en-GB"/>
          </w:rPr>
          <w:t>(1 + M</w:t>
        </w:r>
        <w:r w:rsidRPr="00EE0162" w:rsidR="004D698C">
          <w:rPr>
            <w:vertAlign w:val="subscript"/>
            <w:lang w:val="en-GB"/>
          </w:rPr>
          <w:t>P</w:t>
        </w:r>
        <w:r w:rsidRPr="00EE0162" w:rsidR="004D698C">
          <w:rPr>
            <w:lang w:val="en-GB"/>
          </w:rPr>
          <w:t>)</w:t>
        </w:r>
      </w:ins>
      <w:ins w:author="Litjens, R. (Remco)" w:date="2020-09-28T08:27:00Z" w:id="66">
        <w:r w:rsidRPr="00EE0162" w:rsidR="004104E9">
          <w:rPr>
            <w:lang w:val="en-GB"/>
          </w:rPr>
          <w:t xml:space="preserve"> </w:t>
        </w:r>
      </w:ins>
      <w:ins w:author="Litjens, R. (Remco)" w:date="2020-09-28T08:28:00Z" w:id="67">
        <w:r w:rsidRPr="00EE0162" w:rsidR="00694E84">
          <w:rPr>
            <w:lang w:val="en-GB"/>
          </w:rPr>
          <w:t>Mb/s</w:t>
        </w:r>
      </w:ins>
      <w:ins w:author="Litjens, R. (Remco)" w:date="2020-09-28T08:29:00Z" w:id="68">
        <w:r w:rsidRPr="00EE0162" w:rsidR="00694E84">
          <w:rPr>
            <w:lang w:val="en-GB"/>
          </w:rPr>
          <w:t>.</w:t>
        </w:r>
      </w:ins>
      <w:r w:rsidR="00BE146D">
        <w:rPr>
          <w:lang w:val="en-GB"/>
        </w:rPr>
        <w:t xml:space="preserve"> </w:t>
      </w:r>
      <w:r w:rsidR="00C4064E">
        <w:rPr>
          <w:lang w:val="en-GB"/>
        </w:rPr>
        <w:t xml:space="preserve">Given </w:t>
      </w:r>
      <w:r w:rsidR="00BE146D">
        <w:rPr>
          <w:lang w:val="en-GB"/>
        </w:rPr>
        <w:t xml:space="preserve">the relative </w:t>
      </w:r>
      <w:r w:rsidR="001A1003">
        <w:rPr>
          <w:lang w:val="en-GB"/>
        </w:rPr>
        <w:t xml:space="preserve">negligibility of </w:t>
      </w:r>
      <w:r w:rsidR="00E230CC">
        <w:rPr>
          <w:lang w:val="en-GB"/>
        </w:rPr>
        <w:t xml:space="preserve">the audio </w:t>
      </w:r>
      <w:r w:rsidR="006B7AD7">
        <w:rPr>
          <w:lang w:val="en-GB"/>
        </w:rPr>
        <w:t xml:space="preserve">component in terms of </w:t>
      </w:r>
      <w:r w:rsidR="00033DC0">
        <w:rPr>
          <w:lang w:val="en-GB"/>
        </w:rPr>
        <w:t>required bit rates</w:t>
      </w:r>
      <w:r w:rsidR="006B7AD7">
        <w:rPr>
          <w:lang w:val="en-GB"/>
        </w:rPr>
        <w:t>, we limited</w:t>
      </w:r>
      <w:r w:rsidR="00033DC0">
        <w:rPr>
          <w:lang w:val="en-GB"/>
        </w:rPr>
        <w:t xml:space="preserve"> our </w:t>
      </w:r>
      <w:r w:rsidR="00043DEE">
        <w:rPr>
          <w:lang w:val="en-GB"/>
        </w:rPr>
        <w:t xml:space="preserve">modelling to include </w:t>
      </w:r>
      <w:r w:rsidR="00F04DAF">
        <w:rPr>
          <w:lang w:val="en-GB"/>
        </w:rPr>
        <w:t>the transfer of VR images only.</w:t>
      </w:r>
      <w:r w:rsidR="00033DC0">
        <w:rPr>
          <w:lang w:val="en-GB"/>
        </w:rPr>
        <w:t xml:space="preserve"> </w:t>
      </w:r>
    </w:p>
    <w:p w:rsidRPr="00EE0162" w:rsidR="00485260" w:rsidP="42863924" w:rsidRDefault="0097672B" w14:paraId="0BDC0614" w14:textId="4A840F92">
      <w:pPr>
        <w:pStyle w:val="BodyText"/>
        <w:keepNext/>
        <w:tabs>
          <w:tab w:val="clear" w:pos="288"/>
        </w:tabs>
        <w:spacing w:before="240"/>
        <w:ind w:firstLine="0"/>
        <w:jc w:val="center"/>
        <w:rPr>
          <w:ins w:author="Litjens, R. (Remco)" w:date="2020-09-28T14:23:00Z" w:id="69"/>
          <w:lang w:val="en-GB"/>
        </w:rPr>
        <w:pPrChange w:author="Litjens, R. (Remco)" w:date="2020-09-28T14:23:00Z" w:id="70">
          <w:pPr>
            <w:pStyle w:val="BodyText"/>
            <w:tabs>
              <w:tab w:val="clear" w:pos="288"/>
            </w:tabs>
            <w:ind w:firstLine="0"/>
            <w:jc w:val="center"/>
          </w:pPr>
        </w:pPrChange>
      </w:pPr>
      <w:ins w:author="Litjens, R. (Remco)" w:date="2020-09-28T14:38:00Z" w:id="1254259822">
        <w:r w:rsidR="0097672B">
          <w:drawing>
            <wp:inline wp14:editId="515335E6" wp14:anchorId="32B0836A">
              <wp:extent cx="2880000" cy="1094944"/>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ebde125a29214a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094944"/>
                      </a:xfrm>
                      <a:prstGeom prst="rect">
                        <a:avLst/>
                      </a:prstGeom>
                    </pic:spPr>
                  </pic:pic>
                </a:graphicData>
              </a:graphic>
            </wp:inline>
          </w:drawing>
        </w:r>
      </w:ins>
      <w:commentRangeStart w:id="72"/>
      <w:commentRangeEnd w:id="72"/>
      <w:r w:rsidR="001E183F">
        <w:rPr>
          <w:rStyle w:val="CommentReference"/>
          <w:spacing w:val="0"/>
          <w:lang w:val="en-US" w:eastAsia="en-US"/>
        </w:rPr>
        <w:commentReference w:id="72"/>
      </w:r>
    </w:p>
    <w:p w:rsidRPr="00292D8A" w:rsidR="00D26FF5" w:rsidRDefault="00485260" w14:paraId="6B03D27D" w14:textId="55DCCCC8">
      <w:pPr>
        <w:pStyle w:val="Caption"/>
        <w:rPr>
          <w:ins w:author="Litjens, R. (Remco)" w:date="2020-09-28T08:17:00Z" w:id="73"/>
          <w:lang w:val="en-GB"/>
        </w:rPr>
        <w:pPrChange w:author="Litjens, R. (Remco)" w:date="2020-09-28T14:23:00Z" w:id="74">
          <w:pPr>
            <w:pStyle w:val="BodyText"/>
          </w:pPr>
        </w:pPrChange>
      </w:pPr>
      <w:ins w:author="Litjens, R. (Remco)" w:date="2020-09-28T14:23:00Z" w:id="75">
        <w:r w:rsidRPr="00EE0162">
          <w:rPr>
            <w:lang w:val="en-GB"/>
          </w:rPr>
          <w:t xml:space="preserve">Figure </w:t>
        </w:r>
        <w:r w:rsidRPr="00EE0162">
          <w:rPr>
            <w:lang w:val="en-GB"/>
          </w:rPr>
          <w:fldChar w:fldCharType="begin"/>
        </w:r>
        <w:r w:rsidRPr="00EE0162">
          <w:rPr>
            <w:lang w:val="en-GB"/>
          </w:rPr>
          <w:instrText xml:space="preserve"> SEQ Figure \* ARABIC </w:instrText>
        </w:r>
      </w:ins>
      <w:r w:rsidRPr="00EE0162">
        <w:rPr>
          <w:lang w:val="en-GB"/>
        </w:rPr>
        <w:fldChar w:fldCharType="separate"/>
      </w:r>
      <w:r w:rsidRPr="00EE0162" w:rsidR="00D613F2">
        <w:rPr>
          <w:noProof/>
          <w:lang w:val="en-GB"/>
        </w:rPr>
        <w:t>4</w:t>
      </w:r>
      <w:ins w:author="Litjens, R. (Remco)" w:date="2020-09-28T14:23:00Z" w:id="76">
        <w:r w:rsidRPr="00EE0162">
          <w:rPr>
            <w:lang w:val="en-GB"/>
          </w:rPr>
          <w:fldChar w:fldCharType="end"/>
        </w:r>
        <w:r w:rsidRPr="00EE0162">
          <w:rPr>
            <w:lang w:val="en-GB"/>
          </w:rPr>
          <w:t xml:space="preserve">: </w:t>
        </w:r>
      </w:ins>
      <w:r w:rsidR="00AD1D7E">
        <w:rPr>
          <w:lang w:val="en-GB"/>
        </w:rPr>
        <w:t>Visualisation of t</w:t>
      </w:r>
      <w:r w:rsidR="00F272B8">
        <w:rPr>
          <w:lang w:val="en-GB"/>
        </w:rPr>
        <w:t>he VR frame generation process</w:t>
      </w:r>
      <w:r w:rsidR="001E183F">
        <w:rPr>
          <w:lang w:val="en-GB"/>
        </w:rPr>
        <w:t xml:space="preserve"> at the source</w:t>
      </w:r>
      <w:r w:rsidR="00AD1D7E">
        <w:rPr>
          <w:lang w:val="en-GB"/>
        </w:rPr>
        <w:t xml:space="preserve"> for a choice of R</w:t>
      </w:r>
      <w:r w:rsidR="00AD1D7E">
        <w:rPr>
          <w:vertAlign w:val="subscript"/>
          <w:lang w:val="en-GB"/>
        </w:rPr>
        <w:t>F</w:t>
      </w:r>
      <w:r w:rsidR="00AD1D7E">
        <w:rPr>
          <w:lang w:val="en-GB"/>
        </w:rPr>
        <w:t xml:space="preserve"> 30 </w:t>
      </w:r>
      <w:r w:rsidR="00C85389">
        <w:rPr>
          <w:lang w:val="en-GB"/>
        </w:rPr>
        <w:t>fps, M</w:t>
      </w:r>
      <w:r w:rsidR="00C85389">
        <w:rPr>
          <w:vertAlign w:val="subscript"/>
          <w:lang w:val="en-GB"/>
        </w:rPr>
        <w:t>P</w:t>
      </w:r>
      <w:r w:rsidR="00C85389">
        <w:rPr>
          <w:lang w:val="en-GB"/>
        </w:rPr>
        <w:t xml:space="preserve"> = </w:t>
      </w:r>
      <w:r w:rsidR="00292D8A">
        <w:rPr>
          <w:lang w:val="en-GB"/>
        </w:rPr>
        <w:t>5, S</w:t>
      </w:r>
      <w:r w:rsidR="00292D8A">
        <w:rPr>
          <w:vertAlign w:val="subscript"/>
          <w:lang w:val="en-GB"/>
        </w:rPr>
        <w:t>I</w:t>
      </w:r>
      <w:r w:rsidR="00292D8A">
        <w:rPr>
          <w:lang w:val="en-GB"/>
        </w:rPr>
        <w:t xml:space="preserve"> = </w:t>
      </w:r>
      <w:r w:rsidRPr="000D08A9" w:rsidR="00292D8A">
        <w:rPr>
          <w:highlight w:val="yellow"/>
          <w:lang w:val="en-GB"/>
        </w:rPr>
        <w:t>xx</w:t>
      </w:r>
      <w:r w:rsidR="00292D8A">
        <w:rPr>
          <w:lang w:val="en-GB"/>
        </w:rPr>
        <w:t xml:space="preserve"> bytes and S</w:t>
      </w:r>
      <w:r w:rsidR="00292D8A">
        <w:rPr>
          <w:vertAlign w:val="subscript"/>
          <w:lang w:val="en-GB"/>
        </w:rPr>
        <w:t>P</w:t>
      </w:r>
      <w:r w:rsidR="00292D8A">
        <w:rPr>
          <w:lang w:val="en-GB"/>
        </w:rPr>
        <w:t xml:space="preserve"> = </w:t>
      </w:r>
      <w:r w:rsidRPr="000D08A9" w:rsidR="00292D8A">
        <w:rPr>
          <w:highlight w:val="yellow"/>
          <w:lang w:val="en-GB"/>
        </w:rPr>
        <w:t>xx</w:t>
      </w:r>
      <w:r w:rsidR="00292D8A">
        <w:rPr>
          <w:lang w:val="en-GB"/>
        </w:rPr>
        <w:t xml:space="preserve"> bytes, corresponding with an application-level bit rate of </w:t>
      </w:r>
      <w:commentRangeStart w:id="77"/>
      <w:r w:rsidRPr="000D08A9" w:rsidR="00292D8A">
        <w:rPr>
          <w:highlight w:val="yellow"/>
          <w:lang w:val="en-GB"/>
        </w:rPr>
        <w:t>xx</w:t>
      </w:r>
      <w:commentRangeEnd w:id="77"/>
      <w:r w:rsidR="00BB0010">
        <w:rPr>
          <w:rStyle w:val="CommentReference"/>
          <w:i w:val="0"/>
          <w:iCs w:val="0"/>
          <w:color w:val="auto"/>
        </w:rPr>
        <w:commentReference w:id="77"/>
      </w:r>
      <w:r w:rsidR="00292D8A">
        <w:rPr>
          <w:lang w:val="en-GB"/>
        </w:rPr>
        <w:t xml:space="preserve"> Mb/s.</w:t>
      </w:r>
    </w:p>
    <w:p w:rsidRPr="00EE0162" w:rsidR="00E075C8" w:rsidP="00892592" w:rsidRDefault="000D33C2" w14:paraId="7F860A92" w14:textId="309A765C">
      <w:pPr>
        <w:pStyle w:val="BodyText"/>
        <w:rPr>
          <w:lang w:val="en-GB"/>
        </w:rPr>
      </w:pPr>
      <w:del w:author="Litjens, R. (Remco)" w:date="2020-09-28T08:17:00Z" w:id="78">
        <w:r w:rsidRPr="38EBABBF" w:rsidDel="000D33C2">
          <w:rPr>
            <w:lang w:val="en-GB"/>
          </w:rPr>
          <w:delText xml:space="preserve"> </w:delText>
        </w:r>
      </w:del>
      <w:r w:rsidRPr="00EE0162">
        <w:rPr>
          <w:lang w:val="en-GB"/>
        </w:rPr>
        <w:t>For the considered indoor office scenario</w:t>
      </w:r>
      <w:ins w:author="Litjens, R. (Remco)" w:date="2020-09-28T13:51:00Z" w:id="79">
        <w:r w:rsidRPr="38EBABBF" w:rsidR="00084D01">
          <w:rPr>
            <w:lang w:val="en-GB"/>
          </w:rPr>
          <w:t>,</w:t>
        </w:r>
      </w:ins>
      <w:r w:rsidRPr="00EE0162">
        <w:rPr>
          <w:lang w:val="en-GB"/>
        </w:rPr>
        <w:t xml:space="preserve"> </w:t>
      </w:r>
      <w:ins w:author="Litjens, R. (Remco)" w:date="2020-09-28T13:50:00Z" w:id="80">
        <w:r w:rsidRPr="38EBABBF" w:rsidR="00084D01">
          <w:rPr>
            <w:lang w:val="en-GB"/>
          </w:rPr>
          <w:t xml:space="preserve">in the </w:t>
        </w:r>
        <w:r w:rsidRPr="38EBABBF" w:rsidR="00084D01">
          <w:rPr>
            <w:i/>
            <w:iCs/>
            <w:lang w:val="en-GB"/>
            <w:rPrChange w:author="Litjens, R. (Remco)" w:date="2020-09-28T13:50:00Z" w:id="81">
              <w:rPr>
                <w:lang w:val="en-GB"/>
              </w:rPr>
            </w:rPrChange>
          </w:rPr>
          <w:t>uplink</w:t>
        </w:r>
        <w:r w:rsidRPr="38EBABBF" w:rsidR="00084D01">
          <w:rPr>
            <w:lang w:val="en-GB"/>
          </w:rPr>
          <w:t xml:space="preserve"> these </w:t>
        </w:r>
      </w:ins>
      <w:del w:author="Litjens, R. (Remco)" w:date="2020-09-28T13:50:00Z" w:id="82">
        <w:r w:rsidRPr="38EBABBF" w:rsidDel="000D33C2">
          <w:rPr>
            <w:lang w:val="en-GB"/>
          </w:rPr>
          <w:delText>the</w:delText>
        </w:r>
        <w:r w:rsidRPr="38EBABBF" w:rsidDel="006B2080">
          <w:rPr>
            <w:lang w:val="en-GB"/>
          </w:rPr>
          <w:delText>se</w:delText>
        </w:r>
        <w:r w:rsidRPr="38EBABBF" w:rsidDel="000D33C2">
          <w:rPr>
            <w:lang w:val="en-GB"/>
          </w:rPr>
          <w:delText xml:space="preserve"> </w:delText>
        </w:r>
      </w:del>
      <w:r w:rsidRPr="00EE0162">
        <w:rPr>
          <w:lang w:val="en-GB"/>
        </w:rPr>
        <w:t xml:space="preserve">sources </w:t>
      </w:r>
      <w:ins w:author="Litjens, R. (Remco)" w:date="2020-09-28T13:50:00Z" w:id="83">
        <w:r w:rsidRPr="38EBABBF" w:rsidR="00084D01">
          <w:rPr>
            <w:lang w:val="en-GB"/>
          </w:rPr>
          <w:t xml:space="preserve">are </w:t>
        </w:r>
      </w:ins>
      <w:del w:author="Litjens, R. (Remco)" w:date="2020-09-28T13:50:00Z" w:id="84">
        <w:r w:rsidRPr="38EBABBF" w:rsidDel="006B2080">
          <w:rPr>
            <w:lang w:val="en-GB"/>
          </w:rPr>
          <w:delText xml:space="preserve">are </w:delText>
        </w:r>
      </w:del>
      <w:ins w:author="Litjens, R. (Remco)" w:date="2020-09-28T13:46:00Z" w:id="85">
        <w:r w:rsidRPr="38EBABBF" w:rsidR="00084D01">
          <w:rPr>
            <w:lang w:val="en-GB"/>
          </w:rPr>
          <w:t xml:space="preserve">two </w:t>
        </w:r>
      </w:ins>
      <w:del w:author="Litjens, R. (Remco)" w:date="2020-09-28T13:46:00Z" w:id="86">
        <w:r w:rsidRPr="38EBABBF" w:rsidDel="008F6E7D">
          <w:rPr>
            <w:lang w:val="en-GB"/>
          </w:rPr>
          <w:delText xml:space="preserve">the </w:delText>
        </w:r>
      </w:del>
      <w:commentRangeStart w:id="87"/>
      <w:del w:author="Litjens, R. (Remco)" w:date="2020-09-28T13:44:00Z" w:id="88">
        <w:r w:rsidRPr="38EBABBF" w:rsidDel="008F6E7D">
          <w:rPr>
            <w:lang w:val="en-GB"/>
          </w:rPr>
          <w:delText xml:space="preserve">on-table </w:delText>
        </w:r>
      </w:del>
      <w:r w:rsidRPr="00EE0162" w:rsidR="008F6E7D">
        <w:rPr>
          <w:lang w:val="en-GB"/>
        </w:rPr>
        <w:t xml:space="preserve">video </w:t>
      </w:r>
      <w:r w:rsidRPr="00EE0162" w:rsidR="006B2080">
        <w:rPr>
          <w:lang w:val="en-GB"/>
        </w:rPr>
        <w:t xml:space="preserve">capture </w:t>
      </w:r>
      <w:r w:rsidRPr="00EE0162" w:rsidR="00B25DB0">
        <w:rPr>
          <w:lang w:val="en-GB"/>
        </w:rPr>
        <w:t xml:space="preserve">devices </w:t>
      </w:r>
      <w:ins w:author="Litjens, R. (Remco)" w:date="2020-09-28T13:46:00Z" w:id="89">
        <w:r w:rsidRPr="38EBABBF" w:rsidR="00084D01">
          <w:rPr>
            <w:lang w:val="en-GB"/>
          </w:rPr>
          <w:t xml:space="preserve">per person, with </w:t>
        </w:r>
        <w:commentRangeStart w:id="90"/>
        <w:r w:rsidRPr="38EBABBF" w:rsidR="00084D01">
          <w:rPr>
            <w:lang w:val="en-GB"/>
          </w:rPr>
          <w:t xml:space="preserve">some </w:t>
        </w:r>
      </w:ins>
      <w:ins w:author="Litjens, R. (Remco)" w:date="2020-09-28T13:47:00Z" w:id="91">
        <w:r w:rsidRPr="38EBABBF" w:rsidR="00084D01">
          <w:rPr>
            <w:lang w:val="en-GB"/>
          </w:rPr>
          <w:t xml:space="preserve">degree of </w:t>
        </w:r>
      </w:ins>
      <w:ins w:author="Litjens, R. (Remco)" w:date="2020-09-28T13:46:00Z" w:id="92">
        <w:r w:rsidRPr="38EBABBF" w:rsidR="00084D01">
          <w:rPr>
            <w:lang w:val="en-GB"/>
          </w:rPr>
          <w:t xml:space="preserve">local pre-transmission </w:t>
        </w:r>
      </w:ins>
      <w:ins w:author="Litjens, R. (Remco)" w:date="2020-09-28T13:53:00Z" w:id="93">
        <w:commentRangeEnd w:id="90"/>
        <w:r w:rsidRPr="00EE0162" w:rsidR="00A03C61">
          <w:rPr>
            <w:rStyle w:val="CommentReference"/>
            <w:spacing w:val="0"/>
            <w:lang w:val="en-GB" w:eastAsia="en-US"/>
          </w:rPr>
          <w:commentReference w:id="90"/>
        </w:r>
      </w:ins>
      <w:ins w:author="Litjens, R. (Remco)" w:date="2020-09-28T13:54:00Z" w:id="94">
        <w:r w:rsidRPr="38EBABBF" w:rsidR="00A03C61">
          <w:rPr>
            <w:lang w:val="en-GB"/>
          </w:rPr>
          <w:t xml:space="preserve">processing and </w:t>
        </w:r>
      </w:ins>
      <w:ins w:author="Litjens, R. (Remco)" w:date="2020-09-28T13:55:00Z" w:id="95">
        <w:r w:rsidRPr="38EBABBF" w:rsidR="00A03C61">
          <w:rPr>
            <w:lang w:val="en-GB"/>
          </w:rPr>
          <w:t xml:space="preserve">also an aggregation of both streams </w:t>
        </w:r>
      </w:ins>
      <w:ins w:author="Litjens, R. (Remco)" w:date="2020-09-28T13:47:00Z" w:id="96">
        <w:r w:rsidRPr="38EBABBF" w:rsidR="00084D01">
          <w:rPr>
            <w:lang w:val="en-GB"/>
          </w:rPr>
          <w:t xml:space="preserve">before </w:t>
        </w:r>
      </w:ins>
      <w:del w:author="Litjens, R. (Remco)" w:date="2020-09-28T13:47:00Z" w:id="97">
        <w:r w:rsidRPr="38EBABBF" w:rsidDel="000D33C2">
          <w:rPr>
            <w:lang w:val="en-GB"/>
          </w:rPr>
          <w:delText xml:space="preserve">for </w:delText>
        </w:r>
      </w:del>
      <w:r w:rsidRPr="00EE0162">
        <w:rPr>
          <w:lang w:val="en-GB"/>
        </w:rPr>
        <w:t xml:space="preserve">the </w:t>
      </w:r>
      <w:r w:rsidRPr="38EBABBF">
        <w:rPr>
          <w:i/>
          <w:iCs/>
          <w:lang w:val="en-GB"/>
          <w:rPrChange w:author="Litjens, R. (Remco)" w:date="2020-09-28T13:49:00Z" w:id="98">
            <w:rPr>
              <w:lang w:val="en-GB"/>
            </w:rPr>
          </w:rPrChange>
        </w:rPr>
        <w:t>uplink</w:t>
      </w:r>
      <w:r w:rsidRPr="00EE0162">
        <w:rPr>
          <w:lang w:val="en-GB"/>
        </w:rPr>
        <w:t xml:space="preserve"> transfer</w:t>
      </w:r>
      <w:ins w:author="Litjens, R. (Remco)" w:date="2020-09-28T13:51:00Z" w:id="99">
        <w:r w:rsidRPr="38EBABBF" w:rsidR="00084D01">
          <w:rPr>
            <w:lang w:val="en-GB"/>
          </w:rPr>
          <w:t xml:space="preserve">. </w:t>
        </w:r>
      </w:ins>
      <w:del w:author="Litjens, R. (Remco)" w:date="2020-09-28T13:47:00Z" w:id="100">
        <w:r w:rsidRPr="38EBABBF" w:rsidDel="000D33C2">
          <w:rPr>
            <w:lang w:val="en-GB"/>
          </w:rPr>
          <w:delText>s</w:delText>
        </w:r>
      </w:del>
      <w:commentRangeEnd w:id="87"/>
      <w:r w:rsidRPr="00EE0162" w:rsidR="00116C34">
        <w:rPr>
          <w:rStyle w:val="CommentReference"/>
          <w:sz w:val="20"/>
          <w:szCs w:val="20"/>
          <w:lang w:val="en-GB"/>
          <w:rPrChange w:author="Litjens, R. (Remco)" w:date="2020-09-28T13:47:00Z" w:id="101">
            <w:rPr>
              <w:rStyle w:val="CommentReference"/>
            </w:rPr>
          </w:rPrChange>
        </w:rPr>
        <w:commentReference w:id="87"/>
      </w:r>
      <w:del w:author="Litjens, R. (Remco)" w:date="2020-09-28T13:47:00Z" w:id="102">
        <w:r w:rsidRPr="38EBABBF" w:rsidDel="00D84E2B">
          <w:rPr>
            <w:lang w:val="en-GB"/>
          </w:rPr>
          <w:delText xml:space="preserve">, </w:delText>
        </w:r>
      </w:del>
      <w:ins w:author="Litjens, R. (Remco)" w:date="2020-09-28T13:51:00Z" w:id="103">
        <w:r w:rsidRPr="38EBABBF" w:rsidR="00084D01">
          <w:rPr>
            <w:lang w:val="en-GB"/>
          </w:rPr>
          <w:t>T</w:t>
        </w:r>
      </w:ins>
      <w:del w:author="Litjens, R. (Remco)" w:date="2020-09-28T13:49:00Z" w:id="104">
        <w:r w:rsidRPr="38EBABBF" w:rsidDel="00D84E2B">
          <w:rPr>
            <w:lang w:val="en-GB"/>
          </w:rPr>
          <w:delText xml:space="preserve">while </w:delText>
        </w:r>
      </w:del>
      <w:del w:author="Litjens, R. (Remco)" w:date="2020-09-28T13:51:00Z" w:id="105">
        <w:r w:rsidRPr="38EBABBF" w:rsidDel="00D84E2B">
          <w:rPr>
            <w:lang w:val="en-GB"/>
          </w:rPr>
          <w:delText>t</w:delText>
        </w:r>
      </w:del>
      <w:r w:rsidRPr="00EE0162" w:rsidR="00D84E2B">
        <w:rPr>
          <w:lang w:val="en-GB"/>
        </w:rPr>
        <w:t xml:space="preserve">he source of the </w:t>
      </w:r>
      <w:r w:rsidRPr="38EBABBF" w:rsidR="00D84E2B">
        <w:rPr>
          <w:i/>
          <w:iCs/>
          <w:lang w:val="en-GB"/>
          <w:rPrChange w:author="Litjens, R. (Remco)" w:date="2020-09-28T13:51:00Z" w:id="106">
            <w:rPr>
              <w:lang w:val="en-GB"/>
            </w:rPr>
          </w:rPrChange>
        </w:rPr>
        <w:t>downlink</w:t>
      </w:r>
      <w:r w:rsidRPr="00EE0162" w:rsidR="00D84E2B">
        <w:rPr>
          <w:lang w:val="en-GB"/>
        </w:rPr>
        <w:t xml:space="preserve"> transfers depends on whether the </w:t>
      </w:r>
      <w:r w:rsidRPr="00EE0162" w:rsidR="00864ED1">
        <w:rPr>
          <w:lang w:val="en-GB"/>
        </w:rPr>
        <w:t>viewed</w:t>
      </w:r>
      <w:r w:rsidRPr="00EE0162" w:rsidR="002D43F3">
        <w:rPr>
          <w:lang w:val="en-GB"/>
        </w:rPr>
        <w:t xml:space="preserve"> speaker</w:t>
      </w:r>
      <w:r w:rsidRPr="00EE0162" w:rsidR="00864ED1">
        <w:rPr>
          <w:lang w:val="en-GB"/>
        </w:rPr>
        <w:t xml:space="preserve"> is physically or virtually present</w:t>
      </w:r>
      <w:r w:rsidRPr="00EE0162" w:rsidR="0048306B">
        <w:rPr>
          <w:lang w:val="en-GB"/>
        </w:rPr>
        <w:t xml:space="preserve">. In the former case, the source of the downlink transfer is </w:t>
      </w:r>
      <w:commentRangeStart w:id="107"/>
      <w:r w:rsidRPr="00EE0162" w:rsidR="00767115">
        <w:rPr>
          <w:highlight w:val="yellow"/>
          <w:lang w:val="en-GB"/>
        </w:rPr>
        <w:t>xx</w:t>
      </w:r>
      <w:commentRangeEnd w:id="107"/>
      <w:r w:rsidRPr="00EE0162" w:rsidR="00116C34">
        <w:rPr>
          <w:rStyle w:val="CommentReference"/>
          <w:lang w:val="en-GB"/>
        </w:rPr>
        <w:commentReference w:id="107"/>
      </w:r>
      <w:r w:rsidRPr="00EE0162" w:rsidR="00767115">
        <w:rPr>
          <w:lang w:val="en-GB"/>
        </w:rPr>
        <w:t xml:space="preserve">, while in the latter case the source is </w:t>
      </w:r>
      <w:r w:rsidRPr="00EE0162">
        <w:rPr>
          <w:lang w:val="en-GB"/>
        </w:rPr>
        <w:t>the remote</w:t>
      </w:r>
      <w:r w:rsidRPr="00EE0162" w:rsidR="006B2080">
        <w:rPr>
          <w:lang w:val="en-GB"/>
        </w:rPr>
        <w:t xml:space="preserve"> video capture </w:t>
      </w:r>
      <w:r w:rsidRPr="00EE0162" w:rsidR="00B25DB0">
        <w:rPr>
          <w:lang w:val="en-GB"/>
        </w:rPr>
        <w:t xml:space="preserve">device recording the virtually </w:t>
      </w:r>
      <w:r w:rsidRPr="00EE0162" w:rsidR="00767115">
        <w:rPr>
          <w:lang w:val="en-GB"/>
        </w:rPr>
        <w:t>present speaker at its remote location</w:t>
      </w:r>
      <w:r w:rsidRPr="00EE0162" w:rsidR="00291DEF">
        <w:rPr>
          <w:lang w:val="en-GB"/>
        </w:rPr>
        <w:t>.</w:t>
      </w:r>
      <w:r w:rsidRPr="00EE0162" w:rsidR="00D646D0">
        <w:rPr>
          <w:lang w:val="en-GB"/>
        </w:rPr>
        <w:t xml:space="preserve"> Generated </w:t>
      </w:r>
      <w:r w:rsidRPr="00EE0162" w:rsidR="00D0656F">
        <w:rPr>
          <w:lang w:val="en-GB"/>
        </w:rPr>
        <w:t>as application-level frames at the source, the video information arrives in the form of 1500</w:t>
      </w:r>
      <w:r w:rsidRPr="00EE0162" w:rsidR="00BB67DF">
        <w:rPr>
          <w:lang w:val="en-GB"/>
        </w:rPr>
        <w:t>-</w:t>
      </w:r>
      <w:r w:rsidRPr="00EE0162" w:rsidR="00D0656F">
        <w:rPr>
          <w:lang w:val="en-GB"/>
        </w:rPr>
        <w:t>byte</w:t>
      </w:r>
      <w:r w:rsidRPr="00EE0162" w:rsidR="00727CF6">
        <w:rPr>
          <w:lang w:val="en-GB"/>
        </w:rPr>
        <w:t xml:space="preserve"> IP packets at the uplink (UE</w:t>
      </w:r>
      <w:ins w:author="Litjens, R. (Remco)" w:date="2020-09-28T08:15:00Z" w:id="108">
        <w:r w:rsidRPr="38EBABBF" w:rsidR="007F6070">
          <w:rPr>
            <w:lang w:val="en-GB"/>
          </w:rPr>
          <w:t xml:space="preserve"> (</w:t>
        </w:r>
        <w:r w:rsidRPr="38EBABBF" w:rsidR="003D2452">
          <w:rPr>
            <w:lang w:val="en-GB"/>
          </w:rPr>
          <w:t>User Equ</w:t>
        </w:r>
      </w:ins>
      <w:ins w:author="Litjens, R. (Remco)" w:date="2020-09-28T08:16:00Z" w:id="109">
        <w:r w:rsidRPr="38EBABBF" w:rsidR="007F6070">
          <w:rPr>
            <w:lang w:val="en-GB"/>
          </w:rPr>
          <w:t>i</w:t>
        </w:r>
      </w:ins>
      <w:ins w:author="Litjens, R. (Remco)" w:date="2020-09-28T08:15:00Z" w:id="110">
        <w:r w:rsidRPr="38EBABBF" w:rsidR="003D2452">
          <w:rPr>
            <w:lang w:val="en-GB"/>
          </w:rPr>
          <w:t>pment</w:t>
        </w:r>
      </w:ins>
      <w:ins w:author="Litjens, R. (Remco)" w:date="2020-09-28T08:16:00Z" w:id="111">
        <w:r w:rsidRPr="38EBABBF" w:rsidR="007F6070">
          <w:rPr>
            <w:lang w:val="en-GB"/>
          </w:rPr>
          <w:t>)</w:t>
        </w:r>
      </w:ins>
      <w:del w:author="Litjens, R. (Remco)" w:date="2020-09-28T08:15:00Z" w:id="112">
        <w:r w:rsidRPr="00EE0162" w:rsidDel="003D2452" w:rsidR="00E00A5A">
          <w:rPr>
            <w:rStyle w:val="FootnoteReference"/>
            <w:lang w:val="en-GB"/>
          </w:rPr>
          <w:footnoteReference w:id="2"/>
        </w:r>
      </w:del>
      <w:r w:rsidRPr="00EE0162" w:rsidR="00727CF6">
        <w:rPr>
          <w:lang w:val="en-GB"/>
        </w:rPr>
        <w:t>) or downlink (BS</w:t>
      </w:r>
      <w:del w:author="Litjens, R. (Remco)" w:date="2020-09-28T08:16:00Z" w:id="113">
        <w:r w:rsidRPr="00EE0162" w:rsidDel="007F6070" w:rsidR="00E00A5A">
          <w:rPr>
            <w:rStyle w:val="FootnoteReference"/>
            <w:lang w:val="en-GB"/>
          </w:rPr>
          <w:footnoteReference w:id="3"/>
        </w:r>
      </w:del>
      <w:ins w:author="Litjens, R. (Remco)" w:date="2020-09-28T08:16:00Z" w:id="114">
        <w:r w:rsidRPr="38EBABBF" w:rsidR="007F6070">
          <w:rPr>
            <w:lang w:val="en-GB"/>
          </w:rPr>
          <w:t xml:space="preserve"> (Base Station)</w:t>
        </w:r>
      </w:ins>
      <w:r w:rsidRPr="00EE0162" w:rsidR="00E00A5A">
        <w:rPr>
          <w:lang w:val="en-GB"/>
        </w:rPr>
        <w:t>;</w:t>
      </w:r>
      <w:ins w:author="Litjens, R. (Remco)" w:date="2020-09-28T08:15:00Z" w:id="115">
        <w:r w:rsidRPr="38EBABBF" w:rsidR="003D2452">
          <w:rPr>
            <w:lang w:val="en-GB"/>
          </w:rPr>
          <w:t xml:space="preserve"> </w:t>
        </w:r>
      </w:ins>
      <w:proofErr w:type="spellStart"/>
      <w:r w:rsidRPr="00EE0162" w:rsidR="00E00A5A">
        <w:rPr>
          <w:lang w:val="en-GB"/>
        </w:rPr>
        <w:t>gNodeB</w:t>
      </w:r>
      <w:proofErr w:type="spellEnd"/>
      <w:r w:rsidRPr="00EE0162" w:rsidR="00727CF6">
        <w:rPr>
          <w:lang w:val="en-GB"/>
        </w:rPr>
        <w:t>) transmission buffer</w:t>
      </w:r>
      <w:r w:rsidRPr="00EE0162" w:rsidR="00BB67DF">
        <w:rPr>
          <w:lang w:val="en-GB"/>
        </w:rPr>
        <w:t xml:space="preserve">, with the packets dispersed in time due to the variabilities of </w:t>
      </w:r>
      <w:r w:rsidRPr="00EE0162" w:rsidR="00B6180C">
        <w:rPr>
          <w:lang w:val="en-GB"/>
        </w:rPr>
        <w:t>packet latencies on the path from source to transmit buffer.</w:t>
      </w:r>
      <w:r w:rsidRPr="00EE0162" w:rsidR="001438EF">
        <w:rPr>
          <w:lang w:val="en-GB"/>
        </w:rPr>
        <w:t xml:space="preserve"> For the uplink streams, with the video capture devices directly connected to a 5G UE</w:t>
      </w:r>
      <w:r w:rsidRPr="00EE0162" w:rsidR="004E77D2">
        <w:rPr>
          <w:lang w:val="en-GB"/>
        </w:rPr>
        <w:t xml:space="preserve">, no such time dispersion is </w:t>
      </w:r>
      <w:r w:rsidRPr="00EE0162" w:rsidR="00E00A5A">
        <w:rPr>
          <w:lang w:val="en-GB"/>
        </w:rPr>
        <w:t>assumed,</w:t>
      </w:r>
      <w:r w:rsidRPr="00EE0162" w:rsidR="004E77D2">
        <w:rPr>
          <w:lang w:val="en-GB"/>
        </w:rPr>
        <w:t xml:space="preserve"> and the IP packets are </w:t>
      </w:r>
      <w:r w:rsidRPr="00EE0162" w:rsidR="00E00A5A">
        <w:rPr>
          <w:lang w:val="en-GB"/>
        </w:rPr>
        <w:t>available in the UE’s transmit buffer immediately upon frame generation.</w:t>
      </w:r>
      <w:r w:rsidRPr="00EE0162" w:rsidR="00E160D7">
        <w:rPr>
          <w:lang w:val="en-GB"/>
        </w:rPr>
        <w:t xml:space="preserve"> </w:t>
      </w:r>
      <w:r w:rsidRPr="00EE0162" w:rsidR="001F427A">
        <w:rPr>
          <w:highlight w:val="yellow"/>
          <w:lang w:val="en-GB"/>
        </w:rPr>
        <w:t>The time dispersion for the downlink streams is modelled by a burstiness parameter</w:t>
      </w:r>
      <w:r w:rsidRPr="00EE0162" w:rsidR="00DC7329">
        <w:rPr>
          <w:highlight w:val="yellow"/>
          <w:lang w:val="en-GB"/>
        </w:rPr>
        <w:t>. To be continued …</w:t>
      </w:r>
    </w:p>
    <w:p w:rsidRPr="00EE0162" w:rsidR="00E378BC" w:rsidP="00892592" w:rsidRDefault="001308AB" w14:paraId="043AEE23" w14:textId="36CFF59A">
      <w:pPr>
        <w:pStyle w:val="BodyText"/>
        <w:rPr>
          <w:lang w:val="en-GB"/>
        </w:rPr>
      </w:pPr>
      <w:r w:rsidRPr="00EE0162">
        <w:rPr>
          <w:lang w:val="en-GB"/>
        </w:rPr>
        <w:t xml:space="preserve">The </w:t>
      </w:r>
      <w:r w:rsidR="002D3886">
        <w:t>QoS</w:t>
      </w:r>
      <w:r w:rsidRPr="00EE0162">
        <w:rPr>
          <w:lang w:val="en-GB"/>
        </w:rPr>
        <w:t xml:space="preserve"> requirement of the </w:t>
      </w:r>
      <w:r w:rsidRPr="00EE0162" w:rsidR="00A3594B">
        <w:rPr>
          <w:lang w:val="en-GB"/>
        </w:rPr>
        <w:t>VR application is given by a</w:t>
      </w:r>
      <w:r w:rsidRPr="00EE0162" w:rsidR="00F93AF2">
        <w:rPr>
          <w:lang w:val="en-GB"/>
        </w:rPr>
        <w:t xml:space="preserve"> </w:t>
      </w:r>
      <w:r w:rsidRPr="00EE0162" w:rsidR="00A3594B">
        <w:rPr>
          <w:lang w:val="en-GB"/>
        </w:rPr>
        <w:t xml:space="preserve">maximum tolerable </w:t>
      </w:r>
      <w:r w:rsidRPr="00EE0162" w:rsidR="00DF20F5">
        <w:rPr>
          <w:lang w:val="en-GB"/>
        </w:rPr>
        <w:t xml:space="preserve">end-to-end </w:t>
      </w:r>
      <w:r w:rsidRPr="00EE0162" w:rsidR="00307179">
        <w:rPr>
          <w:lang w:val="en-GB"/>
        </w:rPr>
        <w:t xml:space="preserve">one-way </w:t>
      </w:r>
      <w:r w:rsidRPr="00EE0162" w:rsidR="00F93AF2">
        <w:rPr>
          <w:lang w:val="en-GB"/>
        </w:rPr>
        <w:t>frame-leve</w:t>
      </w:r>
      <w:r w:rsidRPr="00DB263F" w:rsidR="00F93AF2">
        <w:rPr>
          <w:lang w:val="en-GB"/>
        </w:rPr>
        <w:t xml:space="preserve">l </w:t>
      </w:r>
      <w:r w:rsidRPr="00DB263F" w:rsidR="006D22EE">
        <w:rPr>
          <w:lang w:val="en-GB"/>
        </w:rPr>
        <w:t xml:space="preserve">latency </w:t>
      </w:r>
      <w:r w:rsidRPr="00DB263F" w:rsidR="00A3594B">
        <w:rPr>
          <w:lang w:val="en-GB"/>
        </w:rPr>
        <w:t xml:space="preserve">of </w:t>
      </w:r>
      <w:r w:rsidRPr="00DB263F" w:rsidR="00BC5D96">
        <w:rPr>
          <w:rFonts w:ascii="Symbol" w:hAnsi="Symbol" w:eastAsia="Symbol" w:cs="Symbol"/>
          <w:lang w:val="en-GB"/>
        </w:rPr>
        <w:t>D</w:t>
      </w:r>
      <w:r w:rsidRPr="00DB263F" w:rsidR="00DB263F">
        <w:rPr>
          <w:vertAlign w:val="subscript"/>
          <w:lang w:val="en-GB"/>
        </w:rPr>
        <w:t>E2E</w:t>
      </w:r>
      <w:r w:rsidRPr="00DB263F" w:rsidR="00A3594B">
        <w:rPr>
          <w:lang w:val="en-GB"/>
        </w:rPr>
        <w:t xml:space="preserve"> </w:t>
      </w:r>
      <w:r w:rsidR="00251355">
        <w:rPr>
          <w:lang w:val="en-GB"/>
        </w:rPr>
        <w:t xml:space="preserve">(in </w:t>
      </w:r>
      <w:proofErr w:type="spellStart"/>
      <w:r w:rsidRPr="00DB263F" w:rsidR="00A3594B">
        <w:rPr>
          <w:lang w:val="en-GB"/>
        </w:rPr>
        <w:t>ms</w:t>
      </w:r>
      <w:proofErr w:type="spellEnd"/>
      <w:r w:rsidR="00251355">
        <w:rPr>
          <w:lang w:val="en-GB"/>
        </w:rPr>
        <w:t>)</w:t>
      </w:r>
      <w:r w:rsidRPr="00DB263F" w:rsidR="007B71E9">
        <w:rPr>
          <w:lang w:val="en-GB"/>
        </w:rPr>
        <w:t xml:space="preserve">, </w:t>
      </w:r>
      <w:commentRangeStart w:id="116"/>
      <w:r w:rsidRPr="00E81D79" w:rsidR="007B71E9">
        <w:rPr>
          <w:highlight w:val="yellow"/>
          <w:lang w:val="en-GB"/>
        </w:rPr>
        <w:t xml:space="preserve">of which we assume a budget of </w:t>
      </w:r>
      <w:r w:rsidRPr="00E81D79" w:rsidR="00DB263F">
        <w:rPr>
          <w:rFonts w:ascii="Symbol" w:hAnsi="Symbol" w:eastAsia="Symbol" w:cs="Symbol"/>
          <w:highlight w:val="yellow"/>
          <w:lang w:val="en-GB"/>
        </w:rPr>
        <w:t>D</w:t>
      </w:r>
      <w:r w:rsidRPr="00E81D79" w:rsidR="00DB263F">
        <w:rPr>
          <w:highlight w:val="yellow"/>
          <w:vertAlign w:val="subscript"/>
          <w:lang w:val="en-GB"/>
        </w:rPr>
        <w:t>RAN</w:t>
      </w:r>
      <w:r w:rsidRPr="00E81D79" w:rsidR="00DB263F">
        <w:rPr>
          <w:highlight w:val="yellow"/>
          <w:lang w:val="en-GB"/>
        </w:rPr>
        <w:t xml:space="preserve"> </w:t>
      </w:r>
      <w:r w:rsidRPr="00E81D79" w:rsidR="00BE7A8C">
        <w:rPr>
          <w:highlight w:val="yellow"/>
          <w:lang w:val="en-GB"/>
        </w:rPr>
        <w:t xml:space="preserve">&lt; </w:t>
      </w:r>
      <w:r w:rsidRPr="00E81D79" w:rsidR="00BE7A8C">
        <w:rPr>
          <w:rFonts w:ascii="Symbol" w:hAnsi="Symbol" w:eastAsia="Symbol" w:cs="Symbol"/>
          <w:highlight w:val="yellow"/>
          <w:lang w:val="en-GB"/>
        </w:rPr>
        <w:t>D</w:t>
      </w:r>
      <w:r w:rsidRPr="00E81D79" w:rsidR="00BE7A8C">
        <w:rPr>
          <w:highlight w:val="yellow"/>
          <w:vertAlign w:val="subscript"/>
          <w:lang w:val="en-GB"/>
        </w:rPr>
        <w:t>E2E</w:t>
      </w:r>
      <w:r w:rsidRPr="00E81D79" w:rsidR="00BE7A8C">
        <w:rPr>
          <w:highlight w:val="yellow"/>
          <w:lang w:val="en-GB"/>
        </w:rPr>
        <w:t xml:space="preserve"> </w:t>
      </w:r>
      <w:r w:rsidRPr="00E81D79" w:rsidR="007B71E9">
        <w:rPr>
          <w:highlight w:val="yellow"/>
          <w:lang w:val="en-GB"/>
        </w:rPr>
        <w:t xml:space="preserve">is </w:t>
      </w:r>
      <w:r w:rsidRPr="00E81D79" w:rsidR="00C51C7E">
        <w:rPr>
          <w:highlight w:val="yellow"/>
          <w:lang w:val="en-GB"/>
        </w:rPr>
        <w:t xml:space="preserve">assigned to the </w:t>
      </w:r>
      <w:r w:rsidRPr="00E81D79" w:rsidR="00307179">
        <w:rPr>
          <w:highlight w:val="yellow"/>
          <w:lang w:val="en-GB"/>
        </w:rPr>
        <w:t>R</w:t>
      </w:r>
      <w:r w:rsidRPr="00E81D79" w:rsidR="00C51C7E">
        <w:rPr>
          <w:highlight w:val="yellow"/>
          <w:lang w:val="en-GB"/>
        </w:rPr>
        <w:t xml:space="preserve">adio </w:t>
      </w:r>
      <w:r w:rsidRPr="00E81D79" w:rsidR="00307179">
        <w:rPr>
          <w:highlight w:val="yellow"/>
          <w:lang w:val="en-GB"/>
        </w:rPr>
        <w:t>A</w:t>
      </w:r>
      <w:r w:rsidRPr="00E81D79" w:rsidR="00C51C7E">
        <w:rPr>
          <w:highlight w:val="yellow"/>
          <w:lang w:val="en-GB"/>
        </w:rPr>
        <w:t xml:space="preserve">ccess </w:t>
      </w:r>
      <w:r w:rsidRPr="00E81D79" w:rsidR="00307179">
        <w:rPr>
          <w:highlight w:val="yellow"/>
          <w:lang w:val="en-GB"/>
        </w:rPr>
        <w:t>N</w:t>
      </w:r>
      <w:r w:rsidRPr="00E81D79" w:rsidR="00C51C7E">
        <w:rPr>
          <w:highlight w:val="yellow"/>
          <w:lang w:val="en-GB"/>
        </w:rPr>
        <w:t>etwork</w:t>
      </w:r>
      <w:r w:rsidRPr="00E81D79" w:rsidR="00307179">
        <w:rPr>
          <w:highlight w:val="yellow"/>
          <w:lang w:val="en-GB"/>
        </w:rPr>
        <w:t xml:space="preserve"> (RAN)</w:t>
      </w:r>
      <w:r w:rsidRPr="00E81D79" w:rsidR="00A3594B">
        <w:rPr>
          <w:highlight w:val="yellow"/>
          <w:lang w:val="en-GB"/>
        </w:rPr>
        <w:t>.</w:t>
      </w:r>
      <w:r w:rsidRPr="00EE0162" w:rsidR="007B71E9">
        <w:rPr>
          <w:lang w:val="en-GB"/>
        </w:rPr>
        <w:t xml:space="preserve"> </w:t>
      </w:r>
      <w:commentRangeEnd w:id="116"/>
      <w:r w:rsidR="00E81D79">
        <w:rPr>
          <w:rStyle w:val="CommentReference"/>
          <w:spacing w:val="0"/>
          <w:lang w:val="en-US" w:eastAsia="en-US"/>
        </w:rPr>
        <w:commentReference w:id="116"/>
      </w:r>
      <w:r w:rsidRPr="00EE0162" w:rsidR="007B71E9">
        <w:rPr>
          <w:lang w:val="en-GB"/>
        </w:rPr>
        <w:t xml:space="preserve">Any </w:t>
      </w:r>
      <w:r w:rsidRPr="00EE0162" w:rsidR="00C51C7E">
        <w:rPr>
          <w:lang w:val="en-GB"/>
        </w:rPr>
        <w:t xml:space="preserve">VR </w:t>
      </w:r>
      <w:r w:rsidRPr="00EE0162" w:rsidR="007B71E9">
        <w:rPr>
          <w:lang w:val="en-GB"/>
        </w:rPr>
        <w:t>frame delivered with a latency exceed</w:t>
      </w:r>
      <w:r w:rsidRPr="00EE0162" w:rsidR="00C51C7E">
        <w:rPr>
          <w:lang w:val="en-GB"/>
        </w:rPr>
        <w:t xml:space="preserve">ing </w:t>
      </w:r>
      <w:r w:rsidRPr="00EE0162" w:rsidR="00DF20F5">
        <w:rPr>
          <w:lang w:val="en-GB"/>
        </w:rPr>
        <w:t>the end-to-end requirement is considered useless.</w:t>
      </w:r>
    </w:p>
    <w:p w:rsidRPr="00EE0162" w:rsidR="001D7EDE" w:rsidP="001D7EDE" w:rsidRDefault="001D7EDE" w14:paraId="52380205" w14:textId="4B71CE2D">
      <w:pPr>
        <w:pStyle w:val="Heading2"/>
        <w:rPr>
          <w:lang w:val="en-GB"/>
        </w:rPr>
      </w:pPr>
      <w:r w:rsidRPr="00EE0162">
        <w:rPr>
          <w:lang w:val="en-GB"/>
        </w:rPr>
        <w:t>Network aspects</w:t>
      </w:r>
    </w:p>
    <w:p w:rsidRPr="00EE0162" w:rsidR="005C36C7" w:rsidP="001D7EDE" w:rsidRDefault="005C36C7" w14:paraId="1A37094C" w14:textId="4E341B6C">
      <w:pPr>
        <w:pStyle w:val="BodyText"/>
        <w:rPr>
          <w:lang w:val="en-GB"/>
        </w:rPr>
      </w:pPr>
      <w:ins w:author="Litjens, R. (Remco)" w:date="2020-09-28T08:39:00Z" w:id="117">
        <w:r w:rsidRPr="00EE0162">
          <w:rPr>
            <w:lang w:val="en-GB"/>
          </w:rPr>
          <w:t xml:space="preserve">The meeting room is </w:t>
        </w:r>
        <w:r w:rsidRPr="00EE0162" w:rsidR="00552F39">
          <w:rPr>
            <w:lang w:val="en-GB"/>
          </w:rPr>
          <w:t>ade</w:t>
        </w:r>
      </w:ins>
      <w:ins w:author="Litjens, R. (Remco)" w:date="2020-09-28T08:40:00Z" w:id="118">
        <w:r w:rsidRPr="00EE0162" w:rsidR="00552F39">
          <w:rPr>
            <w:lang w:val="en-GB"/>
          </w:rPr>
          <w:t xml:space="preserve">quately </w:t>
        </w:r>
      </w:ins>
      <w:ins w:author="Litjens, R. (Remco)" w:date="2020-09-28T08:39:00Z" w:id="119">
        <w:r w:rsidRPr="00EE0162">
          <w:rPr>
            <w:lang w:val="en-GB"/>
          </w:rPr>
          <w:t xml:space="preserve">equipped </w:t>
        </w:r>
      </w:ins>
      <w:ins w:author="Litjens, R. (Remco)" w:date="2020-09-28T08:40:00Z" w:id="120">
        <w:r w:rsidRPr="00EE0162" w:rsidR="00552F39">
          <w:rPr>
            <w:lang w:val="en-GB"/>
          </w:rPr>
          <w:t>to support social VR meetings</w:t>
        </w:r>
      </w:ins>
      <w:ins w:author="Litjens, R. (Remco)" w:date="2020-09-28T08:41:00Z" w:id="121">
        <w:r w:rsidRPr="00EE0162" w:rsidR="00D708AA">
          <w:rPr>
            <w:lang w:val="en-GB"/>
          </w:rPr>
          <w:t xml:space="preserve">, including, besides </w:t>
        </w:r>
      </w:ins>
      <w:ins w:author="Litjens, R. (Remco)" w:date="2020-09-28T08:42:00Z" w:id="122">
        <w:r w:rsidRPr="00EE0162" w:rsidR="00D708AA">
          <w:rPr>
            <w:lang w:val="en-GB"/>
          </w:rPr>
          <w:t>audio/</w:t>
        </w:r>
      </w:ins>
      <w:ins w:author="Litjens, R. (Remco)" w:date="2020-09-28T08:41:00Z" w:id="123">
        <w:r w:rsidRPr="00EE0162" w:rsidR="00D708AA">
          <w:rPr>
            <w:lang w:val="en-GB"/>
          </w:rPr>
          <w:t xml:space="preserve">video capturing </w:t>
        </w:r>
      </w:ins>
      <w:ins w:author="Litjens, R. (Remco)" w:date="2020-09-28T08:42:00Z" w:id="124">
        <w:r w:rsidRPr="00EE0162" w:rsidR="00D708AA">
          <w:rPr>
            <w:lang w:val="en-GB"/>
          </w:rPr>
          <w:t xml:space="preserve">and audio playback </w:t>
        </w:r>
      </w:ins>
      <w:ins w:author="Litjens, R. (Remco)" w:date="2020-09-28T08:41:00Z" w:id="125">
        <w:r w:rsidRPr="00EE0162" w:rsidR="00D708AA">
          <w:rPr>
            <w:lang w:val="en-GB"/>
          </w:rPr>
          <w:t>devices</w:t>
        </w:r>
      </w:ins>
      <w:ins w:author="Litjens, R. (Remco)" w:date="2020-09-28T08:42:00Z" w:id="126">
        <w:r w:rsidRPr="00EE0162" w:rsidR="00D708AA">
          <w:rPr>
            <w:lang w:val="en-GB"/>
          </w:rPr>
          <w:t xml:space="preserve">, </w:t>
        </w:r>
        <w:r w:rsidRPr="00EE0162" w:rsidR="00263974">
          <w:rPr>
            <w:lang w:val="en-GB"/>
          </w:rPr>
          <w:t>also advanced wireless networking hardware. More specifically, we assume</w:t>
        </w:r>
        <w:r w:rsidRPr="00EE0162" w:rsidR="003879DA">
          <w:rPr>
            <w:lang w:val="en-GB"/>
          </w:rPr>
          <w:t xml:space="preserve"> </w:t>
        </w:r>
      </w:ins>
      <w:ins w:author="Litjens, R. (Remco)" w:date="2020-09-28T08:43:00Z" w:id="127">
        <w:r w:rsidRPr="00EE0162" w:rsidR="002760A3">
          <w:rPr>
            <w:lang w:val="en-GB"/>
          </w:rPr>
          <w:t>that K</w:t>
        </w:r>
        <w:r w:rsidRPr="00EE0162" w:rsidR="002760A3">
          <w:rPr>
            <w:vertAlign w:val="subscript"/>
            <w:lang w:val="en-GB"/>
          </w:rPr>
          <w:t>BS</w:t>
        </w:r>
        <w:r w:rsidRPr="00EE0162" w:rsidR="002760A3">
          <w:rPr>
            <w:lang w:val="en-GB"/>
          </w:rPr>
          <w:t xml:space="preserve"> </w:t>
        </w:r>
      </w:ins>
      <w:ins w:author="Litjens, R. (Remco)" w:date="2020-09-28T08:44:00Z" w:id="128">
        <w:r w:rsidRPr="00EE0162" w:rsidR="00907201">
          <w:rPr>
            <w:rFonts w:ascii="Symbol" w:hAnsi="Symbol" w:eastAsia="Symbol" w:cs="Symbol"/>
            <w:lang w:val="en-GB"/>
          </w:rPr>
          <w:t>Î</w:t>
        </w:r>
        <w:r w:rsidRPr="00EE0162" w:rsidR="00907201">
          <w:rPr>
            <w:lang w:val="en-GB"/>
          </w:rPr>
          <w:t xml:space="preserve"> {1, 2, 4, 5}</w:t>
        </w:r>
      </w:ins>
      <w:ins w:author="Litjens, R. (Remco)" w:date="2020-09-28T08:45:00Z" w:id="129">
        <w:r w:rsidRPr="00EE0162" w:rsidR="007655A4">
          <w:rPr>
            <w:lang w:val="en-GB"/>
          </w:rPr>
          <w:t xml:space="preserve"> </w:t>
        </w:r>
      </w:ins>
      <w:ins w:author="Litjens, R. (Remco)" w:date="2020-09-28T08:43:00Z" w:id="130">
        <w:r w:rsidRPr="00EE0162" w:rsidR="002760A3">
          <w:rPr>
            <w:lang w:val="en-GB"/>
          </w:rPr>
          <w:t xml:space="preserve">massive MIMO </w:t>
        </w:r>
        <w:r w:rsidRPr="00EE0162" w:rsidR="003879DA">
          <w:rPr>
            <w:lang w:val="en-GB"/>
          </w:rPr>
          <w:t>antenna</w:t>
        </w:r>
      </w:ins>
      <w:ins w:author="Litjens, R. (Remco)" w:date="2020-09-28T08:49:00Z" w:id="131">
        <w:r w:rsidRPr="00EE0162" w:rsidR="007431ED">
          <w:rPr>
            <w:lang w:val="en-GB"/>
          </w:rPr>
          <w:t xml:space="preserve"> array</w:t>
        </w:r>
      </w:ins>
      <w:ins w:author="Litjens, R. (Remco)" w:date="2020-09-28T08:43:00Z" w:id="132">
        <w:r w:rsidRPr="00EE0162" w:rsidR="003879DA">
          <w:rPr>
            <w:lang w:val="en-GB"/>
          </w:rPr>
          <w:t>s</w:t>
        </w:r>
        <w:r w:rsidRPr="00EE0162" w:rsidR="00907201">
          <w:rPr>
            <w:lang w:val="en-GB"/>
          </w:rPr>
          <w:t xml:space="preserve"> are deployed</w:t>
        </w:r>
      </w:ins>
      <w:ins w:author="Litjens, R. (Remco)" w:date="2020-09-28T08:44:00Z" w:id="133">
        <w:r w:rsidRPr="00EE0162" w:rsidR="00907201">
          <w:rPr>
            <w:lang w:val="en-GB"/>
          </w:rPr>
          <w:t>, where the different values of K</w:t>
        </w:r>
        <w:r w:rsidRPr="00EE0162" w:rsidR="00907201">
          <w:rPr>
            <w:vertAlign w:val="subscript"/>
            <w:lang w:val="en-GB"/>
          </w:rPr>
          <w:t>BS</w:t>
        </w:r>
        <w:r w:rsidRPr="00EE0162" w:rsidR="00907201">
          <w:rPr>
            <w:lang w:val="en-GB"/>
          </w:rPr>
          <w:t xml:space="preserve"> </w:t>
        </w:r>
        <w:r w:rsidRPr="00EE0162" w:rsidR="007655A4">
          <w:rPr>
            <w:lang w:val="en-GB"/>
          </w:rPr>
          <w:t xml:space="preserve">indicate distinct deployment scenarios. For </w:t>
        </w:r>
      </w:ins>
      <w:ins w:author="Litjens, R. (Remco)" w:date="2020-09-28T08:45:00Z" w:id="134">
        <w:r w:rsidRPr="00EE0162" w:rsidR="007655A4">
          <w:rPr>
            <w:lang w:val="en-GB"/>
          </w:rPr>
          <w:t>K</w:t>
        </w:r>
        <w:r w:rsidRPr="00EE0162" w:rsidR="007655A4">
          <w:rPr>
            <w:vertAlign w:val="subscript"/>
            <w:lang w:val="en-GB"/>
          </w:rPr>
          <w:t>BS</w:t>
        </w:r>
        <w:r w:rsidRPr="00EE0162" w:rsidR="007655A4">
          <w:rPr>
            <w:lang w:val="en-GB"/>
          </w:rPr>
          <w:t xml:space="preserve"> = 1, we assume a single antenna</w:t>
        </w:r>
      </w:ins>
      <w:ins w:author="Litjens, R. (Remco)" w:date="2020-09-28T08:49:00Z" w:id="135">
        <w:r w:rsidRPr="00EE0162" w:rsidR="007431ED">
          <w:rPr>
            <w:lang w:val="en-GB"/>
          </w:rPr>
          <w:t xml:space="preserve"> </w:t>
        </w:r>
      </w:ins>
      <w:ins w:author="Litjens, R. (Remco)" w:date="2020-09-28T08:45:00Z" w:id="136">
        <w:r w:rsidRPr="00EE0162" w:rsidR="007655A4">
          <w:rPr>
            <w:lang w:val="en-GB"/>
          </w:rPr>
          <w:t xml:space="preserve">mounted </w:t>
        </w:r>
        <w:r w:rsidRPr="00EE0162" w:rsidR="00C553FC">
          <w:rPr>
            <w:lang w:val="en-GB"/>
          </w:rPr>
          <w:t>at the ceiling centre and pointed downwards; for K</w:t>
        </w:r>
        <w:r w:rsidRPr="00EE0162" w:rsidR="00C553FC">
          <w:rPr>
            <w:vertAlign w:val="subscript"/>
            <w:lang w:val="en-GB"/>
          </w:rPr>
          <w:t>BS</w:t>
        </w:r>
        <w:r w:rsidRPr="00EE0162" w:rsidR="00C553FC">
          <w:rPr>
            <w:lang w:val="en-GB"/>
          </w:rPr>
          <w:t xml:space="preserve"> = 2</w:t>
        </w:r>
        <w:r w:rsidRPr="00EE0162" w:rsidR="00B54F02">
          <w:rPr>
            <w:lang w:val="en-GB"/>
          </w:rPr>
          <w:t xml:space="preserve"> we as</w:t>
        </w:r>
      </w:ins>
      <w:ins w:author="Litjens, R. (Remco)" w:date="2020-09-28T08:46:00Z" w:id="137">
        <w:r w:rsidRPr="00EE0162" w:rsidR="00B54F02">
          <w:rPr>
            <w:lang w:val="en-GB"/>
          </w:rPr>
          <w:t xml:space="preserve">sume two </w:t>
        </w:r>
        <w:proofErr w:type="spellStart"/>
        <w:r w:rsidRPr="00EE0162" w:rsidR="00B54F02">
          <w:rPr>
            <w:lang w:val="en-GB"/>
          </w:rPr>
          <w:t>downtilted</w:t>
        </w:r>
        <w:proofErr w:type="spellEnd"/>
        <w:r w:rsidRPr="00EE0162" w:rsidR="00B54F02">
          <w:rPr>
            <w:lang w:val="en-GB"/>
          </w:rPr>
          <w:t xml:space="preserve"> antennas mounted in adjacent (scenario ‘2a’) or </w:t>
        </w:r>
      </w:ins>
      <w:ins w:author="Litjens, R. (Remco)" w:date="2020-09-28T08:49:00Z" w:id="138">
        <w:r w:rsidRPr="00EE0162" w:rsidR="002319CA">
          <w:rPr>
            <w:lang w:val="en-GB"/>
          </w:rPr>
          <w:t xml:space="preserve">in </w:t>
        </w:r>
      </w:ins>
      <w:ins w:author="Litjens, R. (Remco)" w:date="2020-09-28T08:46:00Z" w:id="139">
        <w:r w:rsidRPr="00EE0162" w:rsidR="00B54F02">
          <w:rPr>
            <w:lang w:val="en-GB"/>
          </w:rPr>
          <w:t>opposite (</w:t>
        </w:r>
        <w:r w:rsidRPr="00EE0162" w:rsidR="008B1105">
          <w:rPr>
            <w:lang w:val="en-GB"/>
          </w:rPr>
          <w:t xml:space="preserve">scenario </w:t>
        </w:r>
        <w:r w:rsidRPr="00EE0162" w:rsidR="00B54F02">
          <w:rPr>
            <w:lang w:val="en-GB"/>
          </w:rPr>
          <w:t>‘</w:t>
        </w:r>
        <w:r w:rsidRPr="00EE0162" w:rsidR="008B1105">
          <w:rPr>
            <w:lang w:val="en-GB"/>
          </w:rPr>
          <w:t xml:space="preserve">2o’) </w:t>
        </w:r>
      </w:ins>
      <w:ins w:author="Litjens, R. (Remco)" w:date="2020-09-28T08:47:00Z" w:id="140">
        <w:r w:rsidRPr="00EE0162" w:rsidR="008B1105">
          <w:rPr>
            <w:lang w:val="en-GB"/>
          </w:rPr>
          <w:t xml:space="preserve">ceiling </w:t>
        </w:r>
      </w:ins>
      <w:ins w:author="Litjens, R. (Remco)" w:date="2020-09-28T08:46:00Z" w:id="141">
        <w:r w:rsidRPr="00EE0162" w:rsidR="008B1105">
          <w:rPr>
            <w:lang w:val="en-GB"/>
          </w:rPr>
          <w:t>corners</w:t>
        </w:r>
      </w:ins>
      <w:ins w:author="Litjens, R. (Remco)" w:date="2020-09-28T08:47:00Z" w:id="142">
        <w:r w:rsidRPr="00EE0162" w:rsidR="007D17C3">
          <w:rPr>
            <w:lang w:val="en-GB"/>
          </w:rPr>
          <w:t>; for K</w:t>
        </w:r>
        <w:r w:rsidRPr="00EE0162" w:rsidR="007D17C3">
          <w:rPr>
            <w:vertAlign w:val="subscript"/>
            <w:lang w:val="en-GB"/>
          </w:rPr>
          <w:t>BS</w:t>
        </w:r>
        <w:r w:rsidRPr="00EE0162" w:rsidR="007D17C3">
          <w:rPr>
            <w:lang w:val="en-GB"/>
          </w:rPr>
          <w:t xml:space="preserve"> = 4 we assume four </w:t>
        </w:r>
        <w:proofErr w:type="spellStart"/>
        <w:r w:rsidRPr="00EE0162" w:rsidR="007D17C3">
          <w:rPr>
            <w:lang w:val="en-GB"/>
          </w:rPr>
          <w:t>downtilted</w:t>
        </w:r>
        <w:proofErr w:type="spellEnd"/>
        <w:r w:rsidRPr="00EE0162" w:rsidR="007D17C3">
          <w:rPr>
            <w:lang w:val="en-GB"/>
          </w:rPr>
          <w:t xml:space="preserve"> antenn</w:t>
        </w:r>
      </w:ins>
      <w:ins w:author="Litjens, R. (Remco)" w:date="2020-09-28T08:49:00Z" w:id="143">
        <w:r w:rsidRPr="00EE0162" w:rsidR="007431ED">
          <w:rPr>
            <w:lang w:val="en-GB"/>
          </w:rPr>
          <w:t>a</w:t>
        </w:r>
      </w:ins>
      <w:ins w:author="Litjens, R. (Remco)" w:date="2020-09-28T08:47:00Z" w:id="144">
        <w:r w:rsidRPr="00EE0162" w:rsidR="007D17C3">
          <w:rPr>
            <w:lang w:val="en-GB"/>
          </w:rPr>
          <w:t xml:space="preserve">s mounted in all four ceiling corners; lastly, </w:t>
        </w:r>
      </w:ins>
      <w:ins w:author="Litjens, R. (Remco)" w:date="2020-09-28T08:48:00Z" w:id="145">
        <w:r w:rsidRPr="00EE0162" w:rsidR="00114790">
          <w:rPr>
            <w:lang w:val="en-GB"/>
          </w:rPr>
          <w:t xml:space="preserve">for </w:t>
        </w:r>
      </w:ins>
      <w:ins w:author="Litjens, R. (Remco)" w:date="2020-09-28T08:47:00Z" w:id="146">
        <w:r w:rsidRPr="00EE0162" w:rsidR="007D17C3">
          <w:rPr>
            <w:lang w:val="en-GB"/>
          </w:rPr>
          <w:t>K</w:t>
        </w:r>
        <w:r w:rsidRPr="00EE0162" w:rsidR="007D17C3">
          <w:rPr>
            <w:vertAlign w:val="subscript"/>
            <w:lang w:val="en-GB"/>
          </w:rPr>
          <w:t>BS</w:t>
        </w:r>
        <w:r w:rsidRPr="00EE0162" w:rsidR="007D17C3">
          <w:rPr>
            <w:lang w:val="en-GB"/>
          </w:rPr>
          <w:t xml:space="preserve"> = 5 </w:t>
        </w:r>
      </w:ins>
      <w:ins w:author="Litjens, R. (Remco)" w:date="2020-09-28T08:48:00Z" w:id="147">
        <w:r w:rsidRPr="00EE0162" w:rsidR="00114790">
          <w:rPr>
            <w:lang w:val="en-GB"/>
          </w:rPr>
          <w:t xml:space="preserve">we </w:t>
        </w:r>
      </w:ins>
      <w:ins w:author="Litjens, R. (Remco)" w:date="2020-09-28T08:47:00Z" w:id="148">
        <w:r w:rsidRPr="00EE0162" w:rsidR="007D17C3">
          <w:rPr>
            <w:lang w:val="en-GB"/>
          </w:rPr>
          <w:t>assume</w:t>
        </w:r>
      </w:ins>
      <w:ins w:author="Litjens, R. (Remco)" w:date="2020-09-28T08:48:00Z" w:id="149">
        <w:r w:rsidRPr="00EE0162" w:rsidR="00114790">
          <w:rPr>
            <w:lang w:val="en-GB"/>
          </w:rPr>
          <w:t xml:space="preserve"> </w:t>
        </w:r>
        <w:r w:rsidRPr="00EE0162" w:rsidR="007431ED">
          <w:rPr>
            <w:lang w:val="en-GB"/>
          </w:rPr>
          <w:t>a combination of the antenna</w:t>
        </w:r>
      </w:ins>
      <w:ins w:author="Litjens, R. (Remco)" w:date="2020-09-28T08:49:00Z" w:id="150">
        <w:r w:rsidRPr="00EE0162" w:rsidR="002319CA">
          <w:rPr>
            <w:lang w:val="en-GB"/>
          </w:rPr>
          <w:t xml:space="preserve">s at the centre and in the corners of the ceiling. </w:t>
        </w:r>
      </w:ins>
      <w:ins w:author="Litjens, R. (Remco)" w:date="2020-09-28T08:50:00Z" w:id="151">
        <w:r w:rsidRPr="00EE0162" w:rsidR="007410CF">
          <w:rPr>
            <w:lang w:val="en-GB"/>
          </w:rPr>
          <w:t xml:space="preserve">The different deployment scenarios are visualised in </w:t>
        </w:r>
      </w:ins>
      <w:r w:rsidR="00BE7A8C">
        <w:rPr>
          <w:lang w:val="en-GB"/>
        </w:rPr>
        <w:fldChar w:fldCharType="begin"/>
      </w:r>
      <w:r w:rsidR="00BE7A8C">
        <w:rPr>
          <w:lang w:val="en-GB"/>
        </w:rPr>
        <w:instrText xml:space="preserve"> REF _Ref52442798 \h </w:instrText>
      </w:r>
      <w:r w:rsidR="00BE7A8C">
        <w:rPr>
          <w:lang w:val="en-GB"/>
        </w:rPr>
      </w:r>
      <w:r w:rsidR="00BE7A8C">
        <w:rPr>
          <w:lang w:val="en-GB"/>
        </w:rPr>
        <w:fldChar w:fldCharType="separate"/>
      </w:r>
      <w:r w:rsidRPr="00EE0162" w:rsidR="00BE7A8C">
        <w:rPr>
          <w:lang w:val="en-GB"/>
        </w:rPr>
        <w:t xml:space="preserve">Figure </w:t>
      </w:r>
      <w:r w:rsidRPr="00EE0162" w:rsidR="00BE7A8C">
        <w:rPr>
          <w:noProof/>
          <w:lang w:val="en-GB"/>
        </w:rPr>
        <w:t>5</w:t>
      </w:r>
      <w:r w:rsidR="00BE7A8C">
        <w:rPr>
          <w:lang w:val="en-GB"/>
        </w:rPr>
        <w:fldChar w:fldCharType="end"/>
      </w:r>
      <w:ins w:author="Litjens, R. (Remco)" w:date="2020-09-28T08:50:00Z" w:id="152">
        <w:r w:rsidRPr="00EE0162" w:rsidR="007410CF">
          <w:rPr>
            <w:lang w:val="en-GB"/>
          </w:rPr>
          <w:t>.</w:t>
        </w:r>
      </w:ins>
    </w:p>
    <w:p w:rsidRPr="00EE0162" w:rsidR="00966CBA" w:rsidP="00697001" w:rsidRDefault="00836A2C" w14:paraId="7A819B62" w14:textId="1DB4A707">
      <w:pPr>
        <w:pStyle w:val="BodyText"/>
        <w:keepNext/>
        <w:tabs>
          <w:tab w:val="clear" w:pos="288"/>
        </w:tabs>
        <w:spacing w:before="240"/>
        <w:ind w:firstLine="0"/>
        <w:jc w:val="center"/>
        <w:rPr>
          <w:lang w:val="en-GB"/>
        </w:rPr>
      </w:pPr>
      <w:r w:rsidRPr="00836A2C">
        <w:rPr>
          <w:noProof/>
        </w:rPr>
        <w:drawing>
          <wp:inline distT="0" distB="0" distL="0" distR="0" wp14:anchorId="44ADB7E9" wp14:editId="21BCA664">
            <wp:extent cx="2880000" cy="189810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898102"/>
                    </a:xfrm>
                    <a:prstGeom prst="rect">
                      <a:avLst/>
                    </a:prstGeom>
                    <a:noFill/>
                    <a:ln>
                      <a:noFill/>
                    </a:ln>
                  </pic:spPr>
                </pic:pic>
              </a:graphicData>
            </a:graphic>
          </wp:inline>
        </w:drawing>
      </w:r>
    </w:p>
    <w:p w:rsidRPr="00EE0162" w:rsidR="00ED4D13" w:rsidP="00966CBA" w:rsidRDefault="00966CBA" w14:paraId="6B8FA378" w14:textId="372043F5">
      <w:pPr>
        <w:pStyle w:val="Caption"/>
        <w:rPr>
          <w:ins w:author="Litjens, R. (Remco)" w:date="2020-09-28T08:39:00Z" w:id="153"/>
          <w:lang w:val="en-GB"/>
        </w:rPr>
      </w:pPr>
      <w:bookmarkStart w:name="_Ref52442798" w:id="154"/>
      <w:r w:rsidRPr="00EE0162">
        <w:rPr>
          <w:lang w:val="en-GB"/>
        </w:rPr>
        <w:t xml:space="preserve">Figure </w:t>
      </w:r>
      <w:r w:rsidRPr="00EE0162" w:rsidR="00B3344B">
        <w:rPr>
          <w:lang w:val="en-GB"/>
        </w:rPr>
        <w:fldChar w:fldCharType="begin"/>
      </w:r>
      <w:r w:rsidRPr="00EE0162" w:rsidR="00B3344B">
        <w:rPr>
          <w:lang w:val="en-GB"/>
        </w:rPr>
        <w:instrText xml:space="preserve"> SEQ Figure \* ARABIC </w:instrText>
      </w:r>
      <w:r w:rsidRPr="00EE0162" w:rsidR="00B3344B">
        <w:rPr>
          <w:lang w:val="en-GB"/>
        </w:rPr>
        <w:fldChar w:fldCharType="separate"/>
      </w:r>
      <w:r w:rsidRPr="00EE0162" w:rsidR="00D613F2">
        <w:rPr>
          <w:noProof/>
          <w:lang w:val="en-GB"/>
        </w:rPr>
        <w:t>5</w:t>
      </w:r>
      <w:r w:rsidRPr="00EE0162" w:rsidR="00B3344B">
        <w:rPr>
          <w:noProof/>
          <w:lang w:val="en-GB"/>
        </w:rPr>
        <w:fldChar w:fldCharType="end"/>
      </w:r>
      <w:bookmarkEnd w:id="154"/>
      <w:r w:rsidRPr="00EE0162">
        <w:rPr>
          <w:lang w:val="en-GB"/>
        </w:rPr>
        <w:t xml:space="preserve">: </w:t>
      </w:r>
      <w:r w:rsidR="00697001">
        <w:rPr>
          <w:lang w:val="en-GB"/>
        </w:rPr>
        <w:t>Network deployment scenarios: clockwise, starting from top-left, we have scenarios with K</w:t>
      </w:r>
      <w:r w:rsidR="00697001">
        <w:rPr>
          <w:vertAlign w:val="subscript"/>
          <w:lang w:val="en-GB"/>
        </w:rPr>
        <w:t>BS</w:t>
      </w:r>
      <w:r w:rsidR="00697001">
        <w:rPr>
          <w:lang w:val="en-GB"/>
        </w:rPr>
        <w:t xml:space="preserve"> </w:t>
      </w:r>
      <w:r w:rsidRPr="00697001" w:rsidR="00697001">
        <w:rPr>
          <w:lang w:val="en-GB"/>
        </w:rPr>
        <w:t>=</w:t>
      </w:r>
      <w:r w:rsidR="00697001">
        <w:rPr>
          <w:lang w:val="en-GB"/>
        </w:rPr>
        <w:t xml:space="preserve"> 1, 2 (‘2a’), 2 (‘2o’), 4 and 5.</w:t>
      </w:r>
    </w:p>
    <w:p w:rsidRPr="00EE0162" w:rsidR="001D7EDE" w:rsidP="001D7EDE" w:rsidRDefault="0089384F" w14:paraId="49B26603" w14:textId="2D21AE33">
      <w:pPr>
        <w:pStyle w:val="BodyText"/>
        <w:rPr>
          <w:lang w:val="en-GB"/>
        </w:rPr>
      </w:pPr>
      <w:commentRangeStart w:id="155"/>
      <w:r w:rsidRPr="00EE0162">
        <w:rPr>
          <w:lang w:val="en-GB"/>
        </w:rPr>
        <w:t xml:space="preserve">Each </w:t>
      </w:r>
      <w:r w:rsidRPr="00EE0162" w:rsidR="00237ECB">
        <w:rPr>
          <w:lang w:val="en-GB"/>
        </w:rPr>
        <w:t xml:space="preserve">BS </w:t>
      </w:r>
      <w:r w:rsidRPr="00EE0162" w:rsidR="00D90827">
        <w:rPr>
          <w:lang w:val="en-GB"/>
        </w:rPr>
        <w:t xml:space="preserve">antenna is assigned a single TDD carrier </w:t>
      </w:r>
      <w:r w:rsidR="00C73E84">
        <w:rPr>
          <w:lang w:val="en-GB"/>
        </w:rPr>
        <w:t xml:space="preserve">of B MHz </w:t>
      </w:r>
      <w:r w:rsidRPr="00EE0162" w:rsidR="009B3879">
        <w:rPr>
          <w:lang w:val="en-GB"/>
        </w:rPr>
        <w:t xml:space="preserve">in </w:t>
      </w:r>
      <w:r w:rsidRPr="00EE0162" w:rsidR="00D90827">
        <w:rPr>
          <w:lang w:val="en-GB"/>
        </w:rPr>
        <w:t xml:space="preserve">either </w:t>
      </w:r>
      <w:r w:rsidRPr="00EE0162" w:rsidR="009B3879">
        <w:rPr>
          <w:lang w:val="en-GB"/>
        </w:rPr>
        <w:t xml:space="preserve">the 3.5 GHz or </w:t>
      </w:r>
      <w:r w:rsidRPr="00EE0162" w:rsidR="00D90827">
        <w:rPr>
          <w:lang w:val="en-GB"/>
        </w:rPr>
        <w:t xml:space="preserve">the </w:t>
      </w:r>
      <w:r w:rsidRPr="00EE0162" w:rsidR="009B3879">
        <w:rPr>
          <w:lang w:val="en-GB"/>
        </w:rPr>
        <w:t>26 GHz (mm-wave) band</w:t>
      </w:r>
      <w:r w:rsidRPr="00EE0162" w:rsidR="00B56634">
        <w:rPr>
          <w:lang w:val="en-GB"/>
        </w:rPr>
        <w:t>, wh</w:t>
      </w:r>
      <w:r w:rsidRPr="00EE0162" w:rsidR="00D27B56">
        <w:rPr>
          <w:lang w:val="en-GB"/>
        </w:rPr>
        <w:t>i</w:t>
      </w:r>
      <w:r w:rsidRPr="00EE0162" w:rsidR="00B56634">
        <w:rPr>
          <w:lang w:val="en-GB"/>
        </w:rPr>
        <w:t>ch constitute distinct assessment scenarios.</w:t>
      </w:r>
      <w:r w:rsidRPr="00EE0162" w:rsidR="00D27B56">
        <w:rPr>
          <w:lang w:val="en-GB"/>
        </w:rPr>
        <w:t xml:space="preserve"> </w:t>
      </w:r>
      <w:r w:rsidRPr="00EE0162" w:rsidR="0001790E">
        <w:rPr>
          <w:lang w:val="en-GB"/>
        </w:rPr>
        <w:t xml:space="preserve">To enable a fair comparison the band-specific </w:t>
      </w:r>
      <w:r w:rsidRPr="00EE0162" w:rsidR="0017577F">
        <w:rPr>
          <w:lang w:val="en-GB"/>
        </w:rPr>
        <w:t>assumptions regarding the design of the antenna arrays are limited by a maximum form factor</w:t>
      </w:r>
      <w:r w:rsidRPr="00EE0162" w:rsidR="008724F5">
        <w:rPr>
          <w:lang w:val="en-GB"/>
        </w:rPr>
        <w:t xml:space="preserve"> of </w:t>
      </w:r>
      <w:r w:rsidRPr="00EE0162" w:rsidR="008724F5">
        <w:rPr>
          <w:highlight w:val="yellow"/>
          <w:lang w:val="en-GB"/>
        </w:rPr>
        <w:t>xx × xx</w:t>
      </w:r>
      <w:r w:rsidRPr="00EE0162" w:rsidR="008724F5">
        <w:rPr>
          <w:lang w:val="en-GB"/>
        </w:rPr>
        <w:t xml:space="preserve"> </w:t>
      </w:r>
      <w:r w:rsidRPr="00EE0162" w:rsidR="00F71EE6">
        <w:rPr>
          <w:lang w:val="en-GB"/>
        </w:rPr>
        <w:t xml:space="preserve">cm. For the 3.5 GHz scenario, </w:t>
      </w:r>
      <w:commentRangeStart w:id="156"/>
      <w:commentRangeStart w:id="157"/>
      <w:r w:rsidRPr="00EE0162" w:rsidR="003716E0">
        <w:rPr>
          <w:lang w:val="en-GB"/>
        </w:rPr>
        <w:t xml:space="preserve">this allows an antenna array comprising </w:t>
      </w:r>
      <w:r w:rsidRPr="00EE0162" w:rsidR="003716E0">
        <w:rPr>
          <w:highlight w:val="yellow"/>
          <w:lang w:val="en-GB"/>
        </w:rPr>
        <w:t>xx × xx</w:t>
      </w:r>
      <w:r w:rsidRPr="00EE0162" w:rsidR="003716E0">
        <w:rPr>
          <w:lang w:val="en-GB"/>
        </w:rPr>
        <w:t xml:space="preserve"> </w:t>
      </w:r>
      <w:r w:rsidRPr="00EE0162" w:rsidR="000D2102">
        <w:rPr>
          <w:lang w:val="en-GB"/>
        </w:rPr>
        <w:t>pairs of cross-polarised AEs (A</w:t>
      </w:r>
      <w:r w:rsidRPr="00EE0162" w:rsidR="003716E0">
        <w:rPr>
          <w:lang w:val="en-GB"/>
        </w:rPr>
        <w:t xml:space="preserve">ntenna </w:t>
      </w:r>
      <w:r w:rsidRPr="00EE0162" w:rsidR="000D2102">
        <w:rPr>
          <w:lang w:val="en-GB"/>
        </w:rPr>
        <w:t>Elements) with a half-wavelength inter-AE spacing in both dimensions.</w:t>
      </w:r>
      <w:ins w:author="Litjens, R. (Remco)" w:date="2020-09-28T09:46:00Z" w:id="158">
        <w:commentRangeEnd w:id="156"/>
        <w:r w:rsidRPr="00EE0162" w:rsidR="00F5569B">
          <w:rPr>
            <w:rStyle w:val="CommentReference"/>
            <w:spacing w:val="0"/>
            <w:lang w:val="en-GB" w:eastAsia="en-US"/>
          </w:rPr>
          <w:commentReference w:id="156"/>
        </w:r>
      </w:ins>
      <w:commentRangeEnd w:id="157"/>
      <w:r w:rsidR="008F5EF7">
        <w:rPr>
          <w:rStyle w:val="CommentReference"/>
        </w:rPr>
        <w:commentReference w:id="157"/>
      </w:r>
      <w:r w:rsidRPr="00EE0162" w:rsidR="000D2102">
        <w:rPr>
          <w:lang w:val="en-GB"/>
        </w:rPr>
        <w:t xml:space="preserve"> </w:t>
      </w:r>
      <w:r w:rsidRPr="00EE0162" w:rsidR="003A30A4">
        <w:rPr>
          <w:lang w:val="en-GB"/>
        </w:rPr>
        <w:t>A</w:t>
      </w:r>
      <w:r w:rsidRPr="00EE0162" w:rsidR="00590B1F">
        <w:rPr>
          <w:lang w:val="en-GB"/>
        </w:rPr>
        <w:t>s</w:t>
      </w:r>
      <w:r w:rsidRPr="00EE0162" w:rsidR="003A30A4">
        <w:rPr>
          <w:lang w:val="en-GB"/>
        </w:rPr>
        <w:t xml:space="preserve"> also visualised in </w:t>
      </w:r>
      <w:commentRangeStart w:id="159"/>
      <w:r w:rsidRPr="00EE0162" w:rsidR="003A30A4">
        <w:rPr>
          <w:lang w:val="en-GB"/>
        </w:rPr>
        <w:t xml:space="preserve">Figure </w:t>
      </w:r>
      <w:r w:rsidRPr="00EE0162" w:rsidR="003A30A4">
        <w:rPr>
          <w:highlight w:val="yellow"/>
          <w:lang w:val="en-GB"/>
        </w:rPr>
        <w:t>XX</w:t>
      </w:r>
      <w:ins w:author="Litjens, R. (Remco)" w:date="2020-09-28T09:53:00Z" w:id="160">
        <w:commentRangeEnd w:id="159"/>
        <w:r w:rsidRPr="00EE0162" w:rsidR="00383CDE">
          <w:rPr>
            <w:rStyle w:val="CommentReference"/>
            <w:spacing w:val="0"/>
            <w:lang w:val="en-GB" w:eastAsia="en-US"/>
          </w:rPr>
          <w:commentReference w:id="159"/>
        </w:r>
      </w:ins>
      <w:r w:rsidRPr="00EE0162" w:rsidR="003A30A4">
        <w:rPr>
          <w:lang w:val="en-GB"/>
        </w:rPr>
        <w:t xml:space="preserve">, we assume </w:t>
      </w:r>
      <w:r w:rsidRPr="00EE0162" w:rsidR="006D53AD">
        <w:rPr>
          <w:highlight w:val="yellow"/>
          <w:lang w:val="en-GB"/>
        </w:rPr>
        <w:t>xx × xx</w:t>
      </w:r>
      <w:r w:rsidRPr="00EE0162" w:rsidR="007B4951">
        <w:rPr>
          <w:lang w:val="en-GB"/>
        </w:rPr>
        <w:t xml:space="preserve">-sized </w:t>
      </w:r>
      <w:r w:rsidRPr="00EE0162" w:rsidR="006D53AD">
        <w:rPr>
          <w:lang w:val="en-GB"/>
        </w:rPr>
        <w:t xml:space="preserve">subarrays </w:t>
      </w:r>
      <w:r w:rsidRPr="00EE0162" w:rsidR="007B4951">
        <w:rPr>
          <w:lang w:val="en-GB"/>
        </w:rPr>
        <w:t>fed with independent transmission</w:t>
      </w:r>
      <w:r w:rsidRPr="00EE0162" w:rsidR="00152F96">
        <w:rPr>
          <w:lang w:val="en-GB"/>
        </w:rPr>
        <w:t>/reception</w:t>
      </w:r>
      <w:r w:rsidRPr="00EE0162" w:rsidR="007B4951">
        <w:rPr>
          <w:lang w:val="en-GB"/>
        </w:rPr>
        <w:t xml:space="preserve"> chains</w:t>
      </w:r>
      <w:r w:rsidRPr="00EE0162" w:rsidR="00152F96">
        <w:rPr>
          <w:lang w:val="en-GB"/>
        </w:rPr>
        <w:t xml:space="preserve">, hence </w:t>
      </w:r>
      <w:r w:rsidRPr="00EE0162" w:rsidR="00590B1F">
        <w:rPr>
          <w:lang w:val="en-GB"/>
        </w:rPr>
        <w:t xml:space="preserve">effectively </w:t>
      </w:r>
      <w:r w:rsidRPr="00EE0162" w:rsidR="00152F96">
        <w:rPr>
          <w:lang w:val="en-GB"/>
        </w:rPr>
        <w:t xml:space="preserve">constituting </w:t>
      </w:r>
      <w:r w:rsidRPr="00EE0162" w:rsidR="00152F96">
        <w:rPr>
          <w:highlight w:val="yellow"/>
          <w:lang w:val="en-GB"/>
        </w:rPr>
        <w:t>a</w:t>
      </w:r>
      <w:r w:rsidRPr="00EE0162" w:rsidR="00590B1F">
        <w:rPr>
          <w:highlight w:val="yellow"/>
          <w:lang w:val="en-GB"/>
        </w:rPr>
        <w:t xml:space="preserve">n </w:t>
      </w:r>
      <w:proofErr w:type="spellStart"/>
      <w:r w:rsidRPr="00EE0162" w:rsidR="00590B1F">
        <w:rPr>
          <w:highlight w:val="yellow"/>
          <w:lang w:val="en-GB"/>
        </w:rPr>
        <w:t>xTxR</w:t>
      </w:r>
      <w:proofErr w:type="spellEnd"/>
      <w:r w:rsidRPr="00EE0162" w:rsidR="00590B1F">
        <w:rPr>
          <w:lang w:val="en-GB"/>
        </w:rPr>
        <w:t xml:space="preserve"> antenna</w:t>
      </w:r>
      <w:r w:rsidRPr="00EE0162" w:rsidR="007B4951">
        <w:rPr>
          <w:lang w:val="en-GB"/>
        </w:rPr>
        <w:t xml:space="preserve">. For the 26 GHz scenario, </w:t>
      </w:r>
      <w:r w:rsidRPr="00EE0162" w:rsidR="00152F96">
        <w:rPr>
          <w:lang w:val="en-GB"/>
        </w:rPr>
        <w:t xml:space="preserve">the form factor limitation </w:t>
      </w:r>
      <w:r w:rsidRPr="00EE0162" w:rsidR="00EE12DB">
        <w:rPr>
          <w:lang w:val="en-GB"/>
        </w:rPr>
        <w:t xml:space="preserve">allows an antenna array comprising </w:t>
      </w:r>
      <w:r w:rsidRPr="00EE0162" w:rsidR="00EE12DB">
        <w:rPr>
          <w:highlight w:val="yellow"/>
          <w:lang w:val="en-GB"/>
        </w:rPr>
        <w:t xml:space="preserve"> xx × xx</w:t>
      </w:r>
      <w:r w:rsidRPr="00EE0162" w:rsidR="00EE12DB">
        <w:rPr>
          <w:lang w:val="en-GB"/>
        </w:rPr>
        <w:t xml:space="preserve"> pairs of cross-polarised AEs with half-wavelength inter-AE spacings.</w:t>
      </w:r>
      <w:commentRangeStart w:id="161"/>
      <w:ins w:author="Litjens, R. (Remco)" w:date="2020-09-28T09:51:00Z" w:id="162">
        <w:commentRangeEnd w:id="161"/>
        <w:r w:rsidRPr="00EE0162" w:rsidR="00EE12DB">
          <w:rPr>
            <w:rStyle w:val="CommentReference"/>
            <w:spacing w:val="0"/>
            <w:lang w:val="en-GB" w:eastAsia="en-US"/>
          </w:rPr>
          <w:commentReference w:id="161"/>
        </w:r>
      </w:ins>
      <w:r w:rsidRPr="00EE0162" w:rsidR="00EE12DB">
        <w:rPr>
          <w:lang w:val="en-GB"/>
        </w:rPr>
        <w:t xml:space="preserve"> </w:t>
      </w:r>
      <w:r w:rsidRPr="00EE0162" w:rsidR="00CC4E04">
        <w:rPr>
          <w:lang w:val="en-GB"/>
        </w:rPr>
        <w:t xml:space="preserve">With an </w:t>
      </w:r>
      <w:r w:rsidRPr="00EE0162" w:rsidR="00EE12DB">
        <w:rPr>
          <w:lang w:val="en-GB"/>
        </w:rPr>
        <w:t>assum</w:t>
      </w:r>
      <w:r w:rsidRPr="00EE0162" w:rsidR="00CC4E04">
        <w:rPr>
          <w:lang w:val="en-GB"/>
        </w:rPr>
        <w:t xml:space="preserve">ption of </w:t>
      </w:r>
      <w:r w:rsidRPr="00EE0162" w:rsidR="00EE12DB">
        <w:rPr>
          <w:lang w:val="en-GB"/>
        </w:rPr>
        <w:t xml:space="preserve"> </w:t>
      </w:r>
      <w:r w:rsidRPr="00EE0162" w:rsidR="00EE12DB">
        <w:rPr>
          <w:highlight w:val="yellow"/>
          <w:lang w:val="en-GB"/>
        </w:rPr>
        <w:t>xx × xx</w:t>
      </w:r>
      <w:r w:rsidRPr="00EE0162" w:rsidR="00EE12DB">
        <w:rPr>
          <w:lang w:val="en-GB"/>
        </w:rPr>
        <w:t xml:space="preserve">-sized subarrays </w:t>
      </w:r>
      <w:r w:rsidRPr="00EE0162" w:rsidR="00CC4E04">
        <w:rPr>
          <w:lang w:val="en-GB"/>
        </w:rPr>
        <w:t xml:space="preserve">we </w:t>
      </w:r>
      <w:r w:rsidRPr="00EE0162" w:rsidR="00125445">
        <w:rPr>
          <w:lang w:val="en-GB"/>
        </w:rPr>
        <w:t xml:space="preserve">again end up with </w:t>
      </w:r>
      <w:r w:rsidRPr="00EE0162" w:rsidR="00EE12DB">
        <w:rPr>
          <w:highlight w:val="yellow"/>
          <w:lang w:val="en-GB"/>
        </w:rPr>
        <w:t xml:space="preserve">an </w:t>
      </w:r>
      <w:proofErr w:type="spellStart"/>
      <w:r w:rsidRPr="00EE0162" w:rsidR="00EE12DB">
        <w:rPr>
          <w:highlight w:val="yellow"/>
          <w:lang w:val="en-GB"/>
        </w:rPr>
        <w:t>xTxR</w:t>
      </w:r>
      <w:proofErr w:type="spellEnd"/>
      <w:r w:rsidRPr="00EE0162" w:rsidR="00EE12DB">
        <w:rPr>
          <w:lang w:val="en-GB"/>
        </w:rPr>
        <w:t xml:space="preserve"> antenna</w:t>
      </w:r>
      <w:r w:rsidRPr="00EE0162" w:rsidR="00125445">
        <w:rPr>
          <w:lang w:val="en-GB"/>
        </w:rPr>
        <w:t xml:space="preserve"> (s</w:t>
      </w:r>
      <w:r w:rsidRPr="00EE0162" w:rsidR="00CC4E04">
        <w:rPr>
          <w:lang w:val="en-GB"/>
        </w:rPr>
        <w:t xml:space="preserve">ee </w:t>
      </w:r>
      <w:r w:rsidR="00440936">
        <w:rPr>
          <w:lang w:val="en-GB"/>
        </w:rPr>
        <w:fldChar w:fldCharType="begin"/>
      </w:r>
      <w:r w:rsidR="00440936">
        <w:rPr>
          <w:lang w:val="en-GB"/>
        </w:rPr>
        <w:instrText xml:space="preserve"> REF _Ref52443158 \h </w:instrText>
      </w:r>
      <w:r w:rsidR="00440936">
        <w:rPr>
          <w:lang w:val="en-GB"/>
        </w:rPr>
      </w:r>
      <w:r w:rsidR="00440936">
        <w:rPr>
          <w:lang w:val="en-GB"/>
        </w:rPr>
        <w:fldChar w:fldCharType="separate"/>
      </w:r>
      <w:r w:rsidRPr="00EE0162" w:rsidR="00440936">
        <w:rPr>
          <w:lang w:val="en-GB"/>
        </w:rPr>
        <w:t xml:space="preserve">Figure </w:t>
      </w:r>
      <w:r w:rsidRPr="00EE0162" w:rsidR="00440936">
        <w:rPr>
          <w:noProof/>
          <w:lang w:val="en-GB"/>
        </w:rPr>
        <w:t>6</w:t>
      </w:r>
      <w:r w:rsidR="00440936">
        <w:rPr>
          <w:lang w:val="en-GB"/>
        </w:rPr>
        <w:fldChar w:fldCharType="end"/>
      </w:r>
      <w:r w:rsidRPr="00EE0162" w:rsidR="00125445">
        <w:rPr>
          <w:lang w:val="en-GB"/>
        </w:rPr>
        <w:t>).</w:t>
      </w:r>
      <w:r w:rsidRPr="00EE0162" w:rsidR="00D76C42">
        <w:rPr>
          <w:lang w:val="en-GB"/>
        </w:rPr>
        <w:t xml:space="preserve"> </w:t>
      </w:r>
      <w:r w:rsidR="00006A76">
        <w:rPr>
          <w:lang w:val="en-GB"/>
        </w:rPr>
        <w:t xml:space="preserve">The </w:t>
      </w:r>
      <w:r w:rsidRPr="00EE0162" w:rsidR="00D76C42">
        <w:rPr>
          <w:lang w:val="en-GB"/>
        </w:rPr>
        <w:t xml:space="preserve">maximum transmit power </w:t>
      </w:r>
      <w:r w:rsidR="00D46109">
        <w:rPr>
          <w:lang w:val="en-GB"/>
        </w:rPr>
        <w:t xml:space="preserve">and receiver noise figure are </w:t>
      </w:r>
      <w:r w:rsidR="00006A76">
        <w:rPr>
          <w:lang w:val="en-GB"/>
        </w:rPr>
        <w:t xml:space="preserve">denoted </w:t>
      </w:r>
      <w:proofErr w:type="spellStart"/>
      <w:r w:rsidRPr="00EE0162" w:rsidR="008F5EF7">
        <w:rPr>
          <w:lang w:val="en-GB"/>
        </w:rPr>
        <w:t>p</w:t>
      </w:r>
      <w:r w:rsidRPr="00EE0162" w:rsidR="008F5EF7">
        <w:rPr>
          <w:vertAlign w:val="subscript"/>
          <w:lang w:val="en-GB"/>
        </w:rPr>
        <w:t>MAX</w:t>
      </w:r>
      <w:r w:rsidR="00DF1A3A">
        <w:rPr>
          <w:vertAlign w:val="subscript"/>
          <w:lang w:val="en-GB"/>
        </w:rPr>
        <w:t>,BS</w:t>
      </w:r>
      <w:proofErr w:type="spellEnd"/>
      <w:r w:rsidRPr="00EE0162" w:rsidR="00D76C42">
        <w:rPr>
          <w:lang w:val="en-GB"/>
        </w:rPr>
        <w:t xml:space="preserve"> </w:t>
      </w:r>
      <w:r w:rsidR="00D46109">
        <w:rPr>
          <w:lang w:val="en-GB"/>
        </w:rPr>
        <w:t xml:space="preserve">(in dBm) </w:t>
      </w:r>
      <w:r w:rsidRPr="00EE0162" w:rsidR="00237ECB">
        <w:rPr>
          <w:lang w:val="en-GB"/>
        </w:rPr>
        <w:t xml:space="preserve">and </w:t>
      </w:r>
      <w:r w:rsidR="00006A76">
        <w:rPr>
          <w:lang w:val="en-GB"/>
        </w:rPr>
        <w:t>NF</w:t>
      </w:r>
      <w:r w:rsidR="00006A76">
        <w:rPr>
          <w:vertAlign w:val="subscript"/>
          <w:lang w:val="en-GB"/>
        </w:rPr>
        <w:t>BS</w:t>
      </w:r>
      <w:r w:rsidRPr="00EE0162" w:rsidR="00237ECB">
        <w:rPr>
          <w:lang w:val="en-GB"/>
        </w:rPr>
        <w:t xml:space="preserve"> </w:t>
      </w:r>
      <w:r w:rsidR="00D46109">
        <w:rPr>
          <w:lang w:val="en-GB"/>
        </w:rPr>
        <w:t xml:space="preserve">(in </w:t>
      </w:r>
      <w:r w:rsidRPr="00EE0162" w:rsidR="00237ECB">
        <w:rPr>
          <w:lang w:val="en-GB"/>
        </w:rPr>
        <w:t>dB</w:t>
      </w:r>
      <w:r w:rsidR="00D46109">
        <w:rPr>
          <w:lang w:val="en-GB"/>
        </w:rPr>
        <w:t>), respectively</w:t>
      </w:r>
      <w:r w:rsidRPr="00EE0162" w:rsidR="00237ECB">
        <w:rPr>
          <w:lang w:val="en-GB"/>
        </w:rPr>
        <w:t>.</w:t>
      </w:r>
      <w:commentRangeEnd w:id="155"/>
      <w:r w:rsidR="00E60115">
        <w:rPr>
          <w:rStyle w:val="CommentReference"/>
          <w:spacing w:val="0"/>
          <w:lang w:val="en-US" w:eastAsia="en-US"/>
        </w:rPr>
        <w:commentReference w:id="155"/>
      </w:r>
    </w:p>
    <w:p w:rsidRPr="00EE0162" w:rsidR="004974C6" w:rsidP="00697001" w:rsidRDefault="004974C6" w14:paraId="6798E391" w14:textId="77777777">
      <w:pPr>
        <w:pStyle w:val="BodyText"/>
        <w:keepNext/>
        <w:tabs>
          <w:tab w:val="clear" w:pos="288"/>
        </w:tabs>
        <w:spacing w:before="240"/>
        <w:ind w:firstLine="0"/>
        <w:jc w:val="center"/>
        <w:rPr>
          <w:lang w:val="en-GB"/>
        </w:rPr>
      </w:pPr>
      <w:commentRangeStart w:id="163"/>
      <w:r w:rsidRPr="00EE0162">
        <w:rPr>
          <w:noProof/>
          <w:lang w:val="en-GB"/>
        </w:rPr>
        <w:drawing>
          <wp:inline distT="0" distB="0" distL="0" distR="0" wp14:anchorId="0A557DBC" wp14:editId="6B6A91DE">
            <wp:extent cx="2160000" cy="2134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0000" cy="2134726"/>
                    </a:xfrm>
                    <a:prstGeom prst="rect">
                      <a:avLst/>
                    </a:prstGeom>
                    <a:noFill/>
                    <a:ln>
                      <a:noFill/>
                    </a:ln>
                  </pic:spPr>
                </pic:pic>
              </a:graphicData>
            </a:graphic>
          </wp:inline>
        </w:drawing>
      </w:r>
      <w:commentRangeEnd w:id="163"/>
      <w:r w:rsidRPr="00EE0162">
        <w:rPr>
          <w:rStyle w:val="CommentReference"/>
          <w:spacing w:val="0"/>
          <w:lang w:val="en-GB" w:eastAsia="en-US"/>
        </w:rPr>
        <w:commentReference w:id="163"/>
      </w:r>
    </w:p>
    <w:p w:rsidRPr="00EE0162" w:rsidR="004974C6" w:rsidP="004974C6" w:rsidRDefault="004974C6" w14:paraId="094BDB4A" w14:textId="116B7059">
      <w:pPr>
        <w:pStyle w:val="Caption"/>
        <w:rPr>
          <w:lang w:val="en-GB"/>
        </w:rPr>
      </w:pPr>
      <w:bookmarkStart w:name="_Ref52443158" w:id="164"/>
      <w:r w:rsidRPr="00EE0162">
        <w:rPr>
          <w:lang w:val="en-GB"/>
        </w:rPr>
        <w:t xml:space="preserve">Figure </w:t>
      </w:r>
      <w:r w:rsidRPr="00EE0162" w:rsidR="00B3344B">
        <w:rPr>
          <w:lang w:val="en-GB"/>
        </w:rPr>
        <w:fldChar w:fldCharType="begin"/>
      </w:r>
      <w:r w:rsidRPr="00EE0162" w:rsidR="00B3344B">
        <w:rPr>
          <w:lang w:val="en-GB"/>
        </w:rPr>
        <w:instrText xml:space="preserve"> SEQ Figure \* ARABIC </w:instrText>
      </w:r>
      <w:r w:rsidRPr="00EE0162" w:rsidR="00B3344B">
        <w:rPr>
          <w:lang w:val="en-GB"/>
        </w:rPr>
        <w:fldChar w:fldCharType="separate"/>
      </w:r>
      <w:r w:rsidRPr="00EE0162" w:rsidR="00D613F2">
        <w:rPr>
          <w:noProof/>
          <w:lang w:val="en-GB"/>
        </w:rPr>
        <w:t>6</w:t>
      </w:r>
      <w:r w:rsidRPr="00EE0162" w:rsidR="00B3344B">
        <w:rPr>
          <w:noProof/>
          <w:lang w:val="en-GB"/>
        </w:rPr>
        <w:fldChar w:fldCharType="end"/>
      </w:r>
      <w:bookmarkEnd w:id="164"/>
      <w:r w:rsidRPr="00EE0162">
        <w:rPr>
          <w:lang w:val="en-GB"/>
        </w:rPr>
        <w:t>: TBD</w:t>
      </w:r>
    </w:p>
    <w:p w:rsidRPr="00EE0162" w:rsidR="00EC4AF4" w:rsidP="001D7EDE" w:rsidRDefault="00237ECB" w14:paraId="14D7654D" w14:textId="4F5E9AB3">
      <w:pPr>
        <w:pStyle w:val="BodyText"/>
        <w:rPr>
          <w:lang w:val="en-GB"/>
        </w:rPr>
      </w:pPr>
      <w:r w:rsidRPr="38EBABBF">
        <w:rPr>
          <w:lang w:val="en-GB"/>
        </w:rPr>
        <w:t xml:space="preserve">At the UE side, a distinction is made between </w:t>
      </w:r>
      <w:r w:rsidRPr="38EBABBF" w:rsidR="001E28D8">
        <w:rPr>
          <w:i/>
          <w:iCs/>
          <w:lang w:val="en-GB"/>
        </w:rPr>
        <w:t>(</w:t>
      </w:r>
      <w:proofErr w:type="spellStart"/>
      <w:r w:rsidRPr="38EBABBF" w:rsidR="001E28D8">
        <w:rPr>
          <w:i/>
          <w:iCs/>
          <w:lang w:val="en-GB"/>
        </w:rPr>
        <w:t>i</w:t>
      </w:r>
      <w:proofErr w:type="spellEnd"/>
      <w:r w:rsidRPr="38EBABBF" w:rsidR="001E28D8">
        <w:rPr>
          <w:i/>
          <w:iCs/>
          <w:lang w:val="en-GB"/>
        </w:rPr>
        <w:t>)</w:t>
      </w:r>
      <w:r w:rsidRPr="38EBABBF" w:rsidR="001E28D8">
        <w:rPr>
          <w:lang w:val="en-GB"/>
        </w:rPr>
        <w:t xml:space="preserve"> the </w:t>
      </w:r>
      <w:r w:rsidRPr="38EBABBF" w:rsidR="00E315FF">
        <w:rPr>
          <w:lang w:val="en-GB"/>
        </w:rPr>
        <w:t xml:space="preserve">UEs </w:t>
      </w:r>
      <w:r w:rsidRPr="38EBABBF" w:rsidR="001E28D8">
        <w:rPr>
          <w:lang w:val="en-GB"/>
        </w:rPr>
        <w:t xml:space="preserve">incorporated into the VR </w:t>
      </w:r>
      <w:r w:rsidRPr="38EBABBF" w:rsidR="00E315FF">
        <w:rPr>
          <w:lang w:val="en-GB"/>
        </w:rPr>
        <w:t>headset</w:t>
      </w:r>
      <w:r w:rsidRPr="38EBABBF" w:rsidR="001E28D8">
        <w:rPr>
          <w:lang w:val="en-GB"/>
        </w:rPr>
        <w:t>, whose communication role is downlink</w:t>
      </w:r>
      <w:commentRangeStart w:id="165"/>
      <w:r w:rsidRPr="38EBABBF" w:rsidR="001E28D8">
        <w:rPr>
          <w:lang w:val="en-GB"/>
        </w:rPr>
        <w:t>- and hence reception-oriented</w:t>
      </w:r>
      <w:commentRangeEnd w:id="165"/>
      <w:r>
        <w:rPr>
          <w:rStyle w:val="CommentReference"/>
        </w:rPr>
        <w:commentReference w:id="165"/>
      </w:r>
      <w:r w:rsidRPr="38EBABBF" w:rsidR="001E28D8">
        <w:rPr>
          <w:lang w:val="en-GB"/>
        </w:rPr>
        <w:t xml:space="preserve">; and </w:t>
      </w:r>
      <w:r w:rsidRPr="38EBABBF" w:rsidR="001E28D8">
        <w:rPr>
          <w:i/>
          <w:iCs/>
          <w:lang w:val="en-GB"/>
        </w:rPr>
        <w:t>(ii)</w:t>
      </w:r>
      <w:r w:rsidRPr="38EBABBF" w:rsidR="001E28D8">
        <w:rPr>
          <w:lang w:val="en-GB"/>
        </w:rPr>
        <w:t xml:space="preserve"> the </w:t>
      </w:r>
      <w:r w:rsidRPr="38EBABBF" w:rsidR="00EB4703">
        <w:rPr>
          <w:lang w:val="en-GB"/>
        </w:rPr>
        <w:t xml:space="preserve">UEs </w:t>
      </w:r>
      <w:r w:rsidRPr="38EBABBF" w:rsidR="001E28D8">
        <w:rPr>
          <w:lang w:val="en-GB"/>
        </w:rPr>
        <w:t xml:space="preserve">attached to the </w:t>
      </w:r>
      <w:r w:rsidRPr="38EBABBF" w:rsidR="00621469">
        <w:rPr>
          <w:lang w:val="en-GB"/>
        </w:rPr>
        <w:t>video capturing devices placed in front of each physically present participant  on the meeting table</w:t>
      </w:r>
      <w:r w:rsidRPr="38EBABBF" w:rsidR="004D693E">
        <w:rPr>
          <w:lang w:val="en-GB"/>
        </w:rPr>
        <w:t xml:space="preserve">, which are primarily </w:t>
      </w:r>
      <w:r w:rsidRPr="38EBABBF" w:rsidR="00EC4AF4">
        <w:rPr>
          <w:lang w:val="en-GB"/>
        </w:rPr>
        <w:t>taking care of uplink transmissions</w:t>
      </w:r>
      <w:r w:rsidRPr="38EBABBF" w:rsidR="00EB4703">
        <w:rPr>
          <w:lang w:val="en-GB"/>
        </w:rPr>
        <w:t xml:space="preserve">. </w:t>
      </w:r>
      <w:r w:rsidRPr="38EBABBF" w:rsidR="006B2663">
        <w:rPr>
          <w:lang w:val="en-GB"/>
        </w:rPr>
        <w:t xml:space="preserve">Each UE is equipped with </w:t>
      </w:r>
      <w:r w:rsidRPr="38EBABBF" w:rsidR="006B2663">
        <w:rPr>
          <w:highlight w:val="yellow"/>
          <w:lang w:val="en-GB"/>
        </w:rPr>
        <w:t>xx</w:t>
      </w:r>
      <w:r w:rsidRPr="38EBABBF" w:rsidR="006B2663">
        <w:rPr>
          <w:lang w:val="en-GB"/>
        </w:rPr>
        <w:t xml:space="preserve"> or </w:t>
      </w:r>
      <w:r w:rsidRPr="38EBABBF" w:rsidR="006B2663">
        <w:rPr>
          <w:highlight w:val="yellow"/>
          <w:lang w:val="en-GB"/>
        </w:rPr>
        <w:t>xx</w:t>
      </w:r>
      <w:r w:rsidRPr="38EBABBF" w:rsidR="006B2663">
        <w:rPr>
          <w:lang w:val="en-GB"/>
        </w:rPr>
        <w:t xml:space="preserve"> antenna</w:t>
      </w:r>
      <w:r w:rsidRPr="38EBABBF" w:rsidR="00606256">
        <w:rPr>
          <w:lang w:val="en-GB"/>
        </w:rPr>
        <w:t xml:space="preserve"> elements</w:t>
      </w:r>
      <w:r w:rsidRPr="38EBABBF" w:rsidR="006B2663">
        <w:rPr>
          <w:lang w:val="en-GB"/>
        </w:rPr>
        <w:t xml:space="preserve"> </w:t>
      </w:r>
      <w:r w:rsidRPr="38EBABBF" w:rsidR="00606256">
        <w:rPr>
          <w:lang w:val="en-GB"/>
        </w:rPr>
        <w:t xml:space="preserve">for the 3.5 GHz and 26 GHz scenarios, respectively, which are </w:t>
      </w:r>
      <w:r w:rsidRPr="38EBABBF" w:rsidR="009A2B9A">
        <w:rPr>
          <w:lang w:val="en-GB"/>
        </w:rPr>
        <w:t xml:space="preserve">distributed in cross-polarised pairs as visualised </w:t>
      </w:r>
      <w:commentRangeStart w:id="166"/>
      <w:r w:rsidRPr="38EBABBF" w:rsidR="004B0E72">
        <w:rPr>
          <w:lang w:val="en-GB"/>
        </w:rPr>
        <w:t>for both cases</w:t>
      </w:r>
      <w:commentRangeEnd w:id="166"/>
      <w:r>
        <w:rPr>
          <w:rStyle w:val="CommentReference"/>
        </w:rPr>
        <w:commentReference w:id="166"/>
      </w:r>
      <w:r w:rsidRPr="38EBABBF" w:rsidR="004B0E72">
        <w:rPr>
          <w:lang w:val="en-GB"/>
        </w:rPr>
        <w:t xml:space="preserve"> </w:t>
      </w:r>
      <w:r w:rsidRPr="38EBABBF" w:rsidR="009A2B9A">
        <w:rPr>
          <w:lang w:val="en-GB"/>
        </w:rPr>
        <w:t xml:space="preserve">in Figure </w:t>
      </w:r>
      <w:r w:rsidRPr="38EBABBF" w:rsidR="009A2B9A">
        <w:rPr>
          <w:highlight w:val="yellow"/>
          <w:lang w:val="en-GB"/>
        </w:rPr>
        <w:t>xx</w:t>
      </w:r>
      <w:r w:rsidRPr="38EBABBF" w:rsidR="009A2B9A">
        <w:rPr>
          <w:lang w:val="en-GB"/>
        </w:rPr>
        <w:t xml:space="preserve">. </w:t>
      </w:r>
      <w:r w:rsidRPr="38EBABBF" w:rsidR="00B478F1">
        <w:rPr>
          <w:lang w:val="en-GB"/>
        </w:rPr>
        <w:t xml:space="preserve">The maximum transmit power and receiver noise figure are denoted </w:t>
      </w:r>
      <w:proofErr w:type="spellStart"/>
      <w:r w:rsidRPr="38EBABBF" w:rsidR="00B478F1">
        <w:rPr>
          <w:lang w:val="en-GB"/>
        </w:rPr>
        <w:t>p</w:t>
      </w:r>
      <w:r w:rsidRPr="38EBABBF" w:rsidR="00B478F1">
        <w:rPr>
          <w:vertAlign w:val="subscript"/>
          <w:lang w:val="en-GB"/>
        </w:rPr>
        <w:t>MAX,UE</w:t>
      </w:r>
      <w:proofErr w:type="spellEnd"/>
      <w:r w:rsidRPr="38EBABBF" w:rsidR="00B478F1">
        <w:rPr>
          <w:lang w:val="en-GB"/>
        </w:rPr>
        <w:t xml:space="preserve"> (in dBm) and NF</w:t>
      </w:r>
      <w:r w:rsidRPr="38EBABBF" w:rsidR="00B478F1">
        <w:rPr>
          <w:vertAlign w:val="subscript"/>
          <w:lang w:val="en-GB"/>
        </w:rPr>
        <w:t>UE</w:t>
      </w:r>
      <w:r w:rsidRPr="38EBABBF" w:rsidR="00B478F1">
        <w:rPr>
          <w:lang w:val="en-GB"/>
        </w:rPr>
        <w:t xml:space="preserve"> (in dB), respectively.</w:t>
      </w:r>
    </w:p>
    <w:p w:rsidRPr="00EE0162" w:rsidR="001D7EDE" w:rsidP="38EBABBF" w:rsidRDefault="00EB4703" w14:paraId="5C006604" w14:textId="704DB62B">
      <w:pPr>
        <w:pStyle w:val="BodyText"/>
        <w:numPr>
          <w:ilvl w:val="0"/>
          <w:numId w:val="29"/>
        </w:numPr>
        <w:rPr>
          <w:rFonts w:eastAsia="Times New Roman"/>
          <w:i/>
          <w:iCs/>
          <w:lang w:val="en-GB"/>
        </w:rPr>
      </w:pPr>
      <w:commentRangeStart w:id="167"/>
      <w:r w:rsidRPr="38EBABBF">
        <w:rPr>
          <w:lang w:val="en-GB"/>
        </w:rPr>
        <w:t xml:space="preserve">Propagation </w:t>
      </w:r>
      <w:r w:rsidRPr="38EBABBF" w:rsidR="001706F2">
        <w:rPr>
          <w:lang w:val="en-GB"/>
        </w:rPr>
        <w:t>environment</w:t>
      </w:r>
      <w:r w:rsidRPr="38EBABBF" w:rsidR="00F75C7D">
        <w:rPr>
          <w:lang w:val="en-GB"/>
        </w:rPr>
        <w:t xml:space="preserve"> (SJORS)</w:t>
      </w:r>
      <w:commentRangeEnd w:id="167"/>
      <w:r>
        <w:rPr>
          <w:rStyle w:val="CommentReference"/>
        </w:rPr>
        <w:commentReference w:id="167"/>
      </w:r>
    </w:p>
    <w:p w:rsidRPr="00EE0162" w:rsidR="009617B2" w:rsidP="001D7EDE" w:rsidRDefault="006637DC" w14:paraId="341D601B" w14:textId="00421CE4">
      <w:pPr>
        <w:pStyle w:val="BodyText"/>
        <w:rPr>
          <w:lang w:val="en-GB"/>
        </w:rPr>
      </w:pPr>
      <w:r w:rsidRPr="00EE0162">
        <w:rPr>
          <w:lang w:val="en-GB"/>
        </w:rPr>
        <w:t xml:space="preserve">The characteristics of the </w:t>
      </w:r>
      <w:r w:rsidRPr="00EE0162" w:rsidR="00236F4B">
        <w:rPr>
          <w:lang w:val="en-GB"/>
        </w:rPr>
        <w:t>propagation environment</w:t>
      </w:r>
      <w:r w:rsidRPr="00EE0162" w:rsidR="008E6EF7">
        <w:rPr>
          <w:lang w:val="en-GB"/>
        </w:rPr>
        <w:t xml:space="preserve"> </w:t>
      </w:r>
      <w:r w:rsidRPr="00EE0162" w:rsidR="00AF32FB">
        <w:rPr>
          <w:lang w:val="en-GB"/>
        </w:rPr>
        <w:t xml:space="preserve">(in terms of path loss, </w:t>
      </w:r>
      <w:r w:rsidRPr="00EE0162" w:rsidR="00B003FB">
        <w:rPr>
          <w:lang w:val="en-GB"/>
        </w:rPr>
        <w:t xml:space="preserve">shadowing, and multipath fading) </w:t>
      </w:r>
      <w:r w:rsidRPr="00EE0162" w:rsidR="00BC1694">
        <w:rPr>
          <w:lang w:val="en-GB"/>
        </w:rPr>
        <w:t xml:space="preserve">are taken from the </w:t>
      </w:r>
      <w:r w:rsidRPr="38EBABBF" w:rsidR="0037651C">
        <w:rPr>
          <w:i/>
          <w:iCs/>
          <w:lang w:val="en-GB"/>
        </w:rPr>
        <w:t xml:space="preserve">indoor </w:t>
      </w:r>
      <w:r w:rsidRPr="38EBABBF" w:rsidR="009544D9">
        <w:rPr>
          <w:i/>
          <w:iCs/>
          <w:lang w:val="en-GB"/>
        </w:rPr>
        <w:t>office</w:t>
      </w:r>
      <w:r w:rsidRPr="00EE0162" w:rsidR="009544D9">
        <w:rPr>
          <w:lang w:val="en-GB"/>
        </w:rPr>
        <w:t xml:space="preserve"> </w:t>
      </w:r>
      <w:r w:rsidRPr="00EE0162" w:rsidR="00421222">
        <w:rPr>
          <w:lang w:val="en-GB"/>
        </w:rPr>
        <w:t xml:space="preserve">scenario </w:t>
      </w:r>
      <w:r w:rsidRPr="00EE0162" w:rsidR="00552C26">
        <w:rPr>
          <w:lang w:val="en-GB"/>
        </w:rPr>
        <w:t xml:space="preserve">specified by </w:t>
      </w:r>
      <w:r w:rsidRPr="00EE0162" w:rsidR="00B861C0">
        <w:rPr>
          <w:lang w:val="en-GB"/>
        </w:rPr>
        <w:fldChar w:fldCharType="begin"/>
      </w:r>
      <w:r w:rsidRPr="00EE0162" w:rsidR="00B861C0">
        <w:rPr>
          <w:lang w:val="en-GB"/>
        </w:rPr>
        <w:instrText xml:space="preserve"> REF _Ref50563752 \r \h </w:instrText>
      </w:r>
      <w:r w:rsidRPr="00EE0162" w:rsidR="00B861C0">
        <w:rPr>
          <w:lang w:val="en-GB"/>
        </w:rPr>
      </w:r>
      <w:r w:rsidRPr="00EE0162" w:rsidR="00B861C0">
        <w:rPr>
          <w:lang w:val="en-GB"/>
        </w:rPr>
        <w:fldChar w:fldCharType="separate"/>
      </w:r>
      <w:r w:rsidRPr="00EE0162" w:rsidR="00B861C0">
        <w:rPr>
          <w:lang w:val="en-GB"/>
        </w:rPr>
        <w:t>[</w:t>
      </w:r>
      <w:r w:rsidRPr="00EE0162" w:rsidR="00A83F53">
        <w:rPr>
          <w:lang w:val="en-GB"/>
        </w:rPr>
        <w:t>4</w:t>
      </w:r>
      <w:r w:rsidRPr="00EE0162" w:rsidR="00B861C0">
        <w:rPr>
          <w:lang w:val="en-GB"/>
        </w:rPr>
        <w:t>]</w:t>
      </w:r>
      <w:r w:rsidRPr="00EE0162" w:rsidR="00B861C0">
        <w:rPr>
          <w:lang w:val="en-GB"/>
        </w:rPr>
        <w:fldChar w:fldCharType="end"/>
      </w:r>
      <w:r w:rsidRPr="00EE0162" w:rsidR="00B861C0">
        <w:rPr>
          <w:lang w:val="en-GB"/>
        </w:rPr>
        <w:t xml:space="preserve"> </w:t>
      </w:r>
      <w:r w:rsidRPr="00EE0162" w:rsidR="00123718">
        <w:rPr>
          <w:lang w:val="en-GB"/>
        </w:rPr>
        <w:t xml:space="preserve">with implementations </w:t>
      </w:r>
      <w:r w:rsidRPr="00EE0162" w:rsidR="00D00A4E">
        <w:rPr>
          <w:lang w:val="en-GB"/>
        </w:rPr>
        <w:t>provided by</w:t>
      </w:r>
      <w:r w:rsidRPr="00EE0162" w:rsidR="00DC2C56">
        <w:rPr>
          <w:lang w:val="en-GB"/>
        </w:rPr>
        <w:t xml:space="preserve"> Quadriga</w:t>
      </w:r>
      <w:r w:rsidRPr="00EE0162" w:rsidR="00D00A4E">
        <w:rPr>
          <w:lang w:val="en-GB"/>
        </w:rPr>
        <w:t xml:space="preserve"> </w:t>
      </w:r>
      <w:r w:rsidRPr="00EE0162" w:rsidR="006C55CF">
        <w:rPr>
          <w:lang w:val="en-GB"/>
        </w:rPr>
        <w:fldChar w:fldCharType="begin"/>
      </w:r>
      <w:r w:rsidRPr="00EE0162" w:rsidR="006C55CF">
        <w:rPr>
          <w:lang w:val="en-GB"/>
        </w:rPr>
        <w:instrText xml:space="preserve"> REF _Ref50563811 \r \h </w:instrText>
      </w:r>
      <w:r w:rsidRPr="00EE0162" w:rsidR="006C55CF">
        <w:rPr>
          <w:lang w:val="en-GB"/>
        </w:rPr>
      </w:r>
      <w:r w:rsidRPr="00EE0162" w:rsidR="006C55CF">
        <w:rPr>
          <w:lang w:val="en-GB"/>
        </w:rPr>
        <w:fldChar w:fldCharType="separate"/>
      </w:r>
      <w:r w:rsidRPr="00EE0162" w:rsidR="006C55CF">
        <w:rPr>
          <w:lang w:val="en-GB"/>
        </w:rPr>
        <w:t>[</w:t>
      </w:r>
      <w:r w:rsidRPr="00EE0162" w:rsidR="00D3553E">
        <w:rPr>
          <w:lang w:val="en-GB"/>
        </w:rPr>
        <w:t>5]</w:t>
      </w:r>
      <w:r w:rsidRPr="00EE0162" w:rsidR="006C55CF">
        <w:rPr>
          <w:lang w:val="en-GB"/>
        </w:rPr>
        <w:fldChar w:fldCharType="end"/>
      </w:r>
      <w:r w:rsidRPr="00EE0162" w:rsidR="006C55CF">
        <w:rPr>
          <w:lang w:val="en-GB"/>
        </w:rPr>
        <w:t>.</w:t>
      </w:r>
      <w:r w:rsidRPr="00EE0162" w:rsidR="00606EFD">
        <w:rPr>
          <w:lang w:val="en-GB"/>
        </w:rPr>
        <w:t xml:space="preserve"> </w:t>
      </w:r>
      <w:r w:rsidRPr="00EE0162" w:rsidR="00C81F4D">
        <w:rPr>
          <w:lang w:val="en-GB"/>
        </w:rPr>
        <w:t xml:space="preserve">Since Quadriga does not implement the blockage models from 3GPP, </w:t>
      </w:r>
      <w:r w:rsidRPr="00EE0162" w:rsidR="007F74B3">
        <w:rPr>
          <w:lang w:val="en-GB"/>
        </w:rPr>
        <w:t xml:space="preserve">this feature is implemented </w:t>
      </w:r>
      <w:r w:rsidRPr="00EE0162" w:rsidR="005653F8">
        <w:rPr>
          <w:lang w:val="en-GB"/>
        </w:rPr>
        <w:t>on top of it.</w:t>
      </w:r>
      <w:r w:rsidRPr="00EE0162" w:rsidR="00933027">
        <w:rPr>
          <w:lang w:val="en-GB"/>
        </w:rPr>
        <w:t xml:space="preserve"> We consider three types of </w:t>
      </w:r>
      <w:r w:rsidRPr="00EE0162" w:rsidR="005D0CB7">
        <w:rPr>
          <w:lang w:val="en-GB"/>
        </w:rPr>
        <w:t xml:space="preserve">LOS </w:t>
      </w:r>
      <w:r w:rsidRPr="00EE0162" w:rsidR="00933027">
        <w:rPr>
          <w:lang w:val="en-GB"/>
        </w:rPr>
        <w:t xml:space="preserve">blockage: </w:t>
      </w:r>
      <w:r w:rsidRPr="00EE0162" w:rsidR="00247D6D">
        <w:rPr>
          <w:lang w:val="en-GB"/>
        </w:rPr>
        <w:t xml:space="preserve">self-blockage by head, self-blockage by </w:t>
      </w:r>
      <w:r w:rsidRPr="00EE0162" w:rsidR="008C0435">
        <w:rPr>
          <w:lang w:val="en-GB"/>
        </w:rPr>
        <w:t>hand/arm</w:t>
      </w:r>
      <w:del w:author="Litjens, R. (Remco)" w:date="2020-09-28T10:29:00Z" w:id="168">
        <w:r w:rsidRPr="38EBABBF" w:rsidDel="00247D6D">
          <w:rPr>
            <w:lang w:val="en-GB"/>
          </w:rPr>
          <w:delText>,</w:delText>
        </w:r>
      </w:del>
      <w:r w:rsidRPr="00EE0162" w:rsidR="00247D6D">
        <w:rPr>
          <w:lang w:val="en-GB"/>
        </w:rPr>
        <w:t xml:space="preserve"> and blockage from another </w:t>
      </w:r>
      <w:r w:rsidRPr="00EE0162" w:rsidR="005D0CB7">
        <w:rPr>
          <w:lang w:val="en-GB"/>
        </w:rPr>
        <w:t>person.</w:t>
      </w:r>
      <w:r w:rsidRPr="00EE0162" w:rsidR="004256EA">
        <w:rPr>
          <w:lang w:val="en-GB"/>
        </w:rPr>
        <w:t xml:space="preserve"> For these types of blockage, we use an average </w:t>
      </w:r>
      <w:r w:rsidRPr="00EE0162" w:rsidR="00FC73FD">
        <w:rPr>
          <w:lang w:val="en-GB"/>
        </w:rPr>
        <w:t xml:space="preserve">loss in received power of </w:t>
      </w:r>
      <w:r w:rsidRPr="00EE0162" w:rsidR="00837037">
        <w:rPr>
          <w:highlight w:val="yellow"/>
          <w:lang w:val="en-GB"/>
        </w:rPr>
        <w:t>XX</w:t>
      </w:r>
      <w:r w:rsidRPr="00EE0162" w:rsidR="00FC73FD">
        <w:rPr>
          <w:lang w:val="en-GB"/>
        </w:rPr>
        <w:t xml:space="preserve"> dB, </w:t>
      </w:r>
      <w:r w:rsidRPr="00EE0162" w:rsidR="00837037">
        <w:rPr>
          <w:highlight w:val="yellow"/>
          <w:lang w:val="en-GB"/>
        </w:rPr>
        <w:t>XX</w:t>
      </w:r>
      <w:r w:rsidRPr="00EE0162" w:rsidR="00FC73FD">
        <w:rPr>
          <w:lang w:val="en-GB"/>
        </w:rPr>
        <w:t xml:space="preserve"> dB, and </w:t>
      </w:r>
      <w:r w:rsidRPr="00EE0162" w:rsidR="00837037">
        <w:rPr>
          <w:highlight w:val="yellow"/>
          <w:lang w:val="en-GB"/>
        </w:rPr>
        <w:t>XX</w:t>
      </w:r>
      <w:r w:rsidRPr="00EE0162" w:rsidR="00FC73FD">
        <w:rPr>
          <w:lang w:val="en-GB"/>
        </w:rPr>
        <w:t xml:space="preserve"> dB, respectively.</w:t>
      </w:r>
      <w:r w:rsidRPr="00EE0162" w:rsidR="00837037">
        <w:rPr>
          <w:lang w:val="en-GB"/>
        </w:rPr>
        <w:t xml:space="preserve"> The </w:t>
      </w:r>
      <w:r w:rsidRPr="00EE0162" w:rsidR="009D2AC5">
        <w:rPr>
          <w:lang w:val="en-GB"/>
        </w:rPr>
        <w:t xml:space="preserve">blockage events are modelled as an </w:t>
      </w:r>
      <w:commentRangeStart w:id="169"/>
      <w:r w:rsidRPr="00EE0162" w:rsidR="009D2AC5">
        <w:rPr>
          <w:highlight w:val="yellow"/>
          <w:lang w:val="en-GB"/>
        </w:rPr>
        <w:t>…</w:t>
      </w:r>
      <w:commentRangeEnd w:id="169"/>
      <w:r w:rsidRPr="00EE0162" w:rsidR="009D2AC5">
        <w:rPr>
          <w:rStyle w:val="CommentReference"/>
          <w:spacing w:val="0"/>
          <w:lang w:val="en-GB" w:eastAsia="en-US"/>
        </w:rPr>
        <w:commentReference w:id="169"/>
      </w:r>
    </w:p>
    <w:p w:rsidRPr="00EE0162" w:rsidR="0077776C" w:rsidDel="0037651C" w:rsidP="001D7EDE" w:rsidRDefault="0077776C" w14:paraId="15C88AA5" w14:textId="77777777">
      <w:pPr>
        <w:pStyle w:val="BodyText"/>
        <w:rPr>
          <w:del w:author="Litjens, R. (Remco)" w:date="2020-09-28T10:29:00Z" w:id="170"/>
          <w:lang w:val="en-GB"/>
        </w:rPr>
      </w:pPr>
      <w:commentRangeStart w:id="171"/>
    </w:p>
    <w:p w:rsidRPr="00EE0162" w:rsidR="001D7EDE" w:rsidP="001D7EDE" w:rsidRDefault="00CF52D5" w14:paraId="16569AFF" w14:textId="4BFE939D">
      <w:pPr>
        <w:pStyle w:val="BodyText"/>
        <w:rPr>
          <w:lang w:val="en-GB"/>
        </w:rPr>
      </w:pPr>
      <w:r w:rsidRPr="00EE0162">
        <w:rPr>
          <w:lang w:val="en-GB"/>
        </w:rPr>
        <w:t xml:space="preserve">Figure </w:t>
      </w:r>
      <w:r w:rsidRPr="00EE0162" w:rsidR="00FF53D9">
        <w:rPr>
          <w:lang w:val="en-GB"/>
        </w:rPr>
        <w:t xml:space="preserve">1 </w:t>
      </w:r>
      <w:r w:rsidRPr="00EE0162" w:rsidR="00C8671C">
        <w:rPr>
          <w:lang w:val="en-GB"/>
        </w:rPr>
        <w:t>shows</w:t>
      </w:r>
      <w:r w:rsidRPr="00EE0162" w:rsidR="00FF53D9">
        <w:rPr>
          <w:lang w:val="en-GB"/>
        </w:rPr>
        <w:t xml:space="preserve"> the impact in channel gain </w:t>
      </w:r>
      <w:r w:rsidRPr="00EE0162" w:rsidR="00C8671C">
        <w:rPr>
          <w:lang w:val="en-GB"/>
        </w:rPr>
        <w:t>that</w:t>
      </w:r>
      <w:r w:rsidRPr="00EE0162" w:rsidR="00FF53D9">
        <w:rPr>
          <w:lang w:val="en-GB"/>
        </w:rPr>
        <w:t xml:space="preserve"> </w:t>
      </w:r>
      <w:r w:rsidRPr="00EE0162" w:rsidR="009D6827">
        <w:rPr>
          <w:lang w:val="en-GB"/>
        </w:rPr>
        <w:t xml:space="preserve">events like </w:t>
      </w:r>
      <w:r w:rsidRPr="00EE0162" w:rsidR="0077776C">
        <w:rPr>
          <w:lang w:val="en-GB"/>
        </w:rPr>
        <w:t xml:space="preserve">human blockage and orientation change </w:t>
      </w:r>
      <w:r w:rsidRPr="00EE0162" w:rsidR="00C8671C">
        <w:rPr>
          <w:lang w:val="en-GB"/>
        </w:rPr>
        <w:t xml:space="preserve">can have </w:t>
      </w:r>
      <w:r w:rsidRPr="00EE0162" w:rsidR="00262FD5">
        <w:rPr>
          <w:lang w:val="en-GB"/>
        </w:rPr>
        <w:t>at 26 GHz</w:t>
      </w:r>
      <w:r w:rsidRPr="00EE0162" w:rsidR="0077776C">
        <w:rPr>
          <w:lang w:val="en-GB"/>
        </w:rPr>
        <w:t>.</w:t>
      </w:r>
      <w:commentRangeEnd w:id="171"/>
      <w:r w:rsidRPr="00EE0162" w:rsidR="004B0E72">
        <w:rPr>
          <w:rStyle w:val="CommentReference"/>
          <w:spacing w:val="0"/>
          <w:lang w:val="en-GB" w:eastAsia="en-US"/>
        </w:rPr>
        <w:commentReference w:id="171"/>
      </w:r>
    </w:p>
    <w:p w:rsidRPr="00EE0162" w:rsidR="00843295" w:rsidP="00697001" w:rsidRDefault="58CBA62F" w14:paraId="7403E14F" w14:textId="27405A7E">
      <w:pPr>
        <w:pStyle w:val="BodyText"/>
        <w:keepNext/>
        <w:spacing w:before="240"/>
        <w:ind w:firstLine="0"/>
        <w:jc w:val="left"/>
        <w:rPr>
          <w:lang w:val="en-GB"/>
        </w:rPr>
      </w:pPr>
      <w:bookmarkStart w:name="_GoBack" w:id="172"/>
      <w:r w:rsidR="58CBA62F">
        <w:drawing>
          <wp:inline wp14:editId="156D6B95" wp14:anchorId="5DDD4F70">
            <wp:extent cx="3409950" cy="3267869"/>
            <wp:effectExtent l="0" t="0" r="0" b="0"/>
            <wp:docPr id="195802557" name="Picture 195802557" title=""/>
            <wp:cNvGraphicFramePr>
              <a:graphicFrameLocks noChangeAspect="1"/>
            </wp:cNvGraphicFramePr>
            <a:graphic>
              <a:graphicData uri="http://schemas.openxmlformats.org/drawingml/2006/picture">
                <pic:pic>
                  <pic:nvPicPr>
                    <pic:cNvPr id="0" name="Picture 195802557"/>
                    <pic:cNvPicPr/>
                  </pic:nvPicPr>
                  <pic:blipFill>
                    <a:blip r:embed="R2d816b81e3e84d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9950" cy="3267869"/>
                    </a:xfrm>
                    <a:prstGeom prst="rect">
                      <a:avLst/>
                    </a:prstGeom>
                  </pic:spPr>
                </pic:pic>
              </a:graphicData>
            </a:graphic>
          </wp:inline>
        </w:drawing>
      </w:r>
      <w:bookmarkEnd w:id="172"/>
    </w:p>
    <w:p w:rsidRPr="00EE0162" w:rsidR="4EC894DC" w:rsidP="00470565" w:rsidRDefault="00843295" w14:paraId="4A530F4D" w14:textId="5F07EA94">
      <w:pPr>
        <w:pStyle w:val="Caption"/>
        <w:rPr>
          <w:lang w:val="en-GB"/>
        </w:rPr>
      </w:pPr>
      <w:r w:rsidRPr="00EE0162">
        <w:rPr>
          <w:lang w:val="en-GB"/>
        </w:rPr>
        <w:t xml:space="preserve">Figure </w:t>
      </w:r>
      <w:r w:rsidRPr="00EE0162" w:rsidR="00B3344B">
        <w:rPr>
          <w:lang w:val="en-GB"/>
        </w:rPr>
        <w:fldChar w:fldCharType="begin"/>
      </w:r>
      <w:r w:rsidRPr="00EE0162" w:rsidR="00B3344B">
        <w:rPr>
          <w:lang w:val="en-GB"/>
        </w:rPr>
        <w:instrText xml:space="preserve"> SEQ Figure \* ARABIC </w:instrText>
      </w:r>
      <w:r w:rsidRPr="00EE0162" w:rsidR="00B3344B">
        <w:rPr>
          <w:lang w:val="en-GB"/>
        </w:rPr>
        <w:fldChar w:fldCharType="separate"/>
      </w:r>
      <w:r w:rsidRPr="00EE0162" w:rsidR="00D613F2">
        <w:rPr>
          <w:noProof/>
          <w:lang w:val="en-GB"/>
        </w:rPr>
        <w:t>7</w:t>
      </w:r>
      <w:r w:rsidRPr="00EE0162" w:rsidR="00B3344B">
        <w:rPr>
          <w:noProof/>
          <w:lang w:val="en-GB"/>
        </w:rPr>
        <w:fldChar w:fldCharType="end"/>
      </w:r>
      <w:r w:rsidRPr="00EE0162">
        <w:rPr>
          <w:lang w:val="en-GB"/>
        </w:rPr>
        <w:t xml:space="preserve">: Impact of Blocking and Orientation in </w:t>
      </w:r>
      <w:r w:rsidRPr="00EE0162" w:rsidR="77016879">
        <w:rPr>
          <w:lang w:val="en-GB"/>
        </w:rPr>
        <w:t>Channel Gain</w:t>
      </w:r>
    </w:p>
    <w:p w:rsidRPr="00EE0162" w:rsidR="289EAFA3" w:rsidDel="0037651C" w:rsidP="289EAFA3" w:rsidRDefault="289EAFA3" w14:paraId="45D7976D" w14:textId="101E42F5">
      <w:pPr>
        <w:pStyle w:val="BodyText"/>
        <w:rPr>
          <w:del w:author="Litjens, R. (Remco)" w:date="2020-09-28T10:29:00Z" w:id="173"/>
          <w:lang w:val="en-GB"/>
        </w:rPr>
      </w:pPr>
      <w:commentRangeStart w:id="174"/>
      <w:commentRangeStart w:id="175"/>
    </w:p>
    <w:p w:rsidRPr="00EE0162" w:rsidR="001D7EDE" w:rsidP="001D7EDE" w:rsidRDefault="004E1BE6" w14:paraId="1384DF90" w14:textId="57568B5F">
      <w:pPr>
        <w:pStyle w:val="Heading2"/>
        <w:rPr>
          <w:lang w:val="en-GB"/>
        </w:rPr>
      </w:pPr>
      <w:r w:rsidRPr="38EBABBF">
        <w:rPr>
          <w:lang w:val="en-GB"/>
        </w:rPr>
        <w:t>Traffic handling</w:t>
      </w:r>
      <w:commentRangeEnd w:id="174"/>
      <w:r>
        <w:rPr>
          <w:rStyle w:val="CommentReference"/>
        </w:rPr>
        <w:commentReference w:id="174"/>
      </w:r>
      <w:commentRangeEnd w:id="175"/>
      <w:r>
        <w:rPr>
          <w:rStyle w:val="CommentReference"/>
        </w:rPr>
        <w:commentReference w:id="175"/>
      </w:r>
    </w:p>
    <w:p w:rsidRPr="00EE0162" w:rsidR="00AC450C" w:rsidP="001D7EDE" w:rsidRDefault="00F15041" w14:paraId="7DC33E17" w14:textId="11487660">
      <w:pPr>
        <w:pStyle w:val="BodyText"/>
        <w:rPr>
          <w:lang w:val="en-GB"/>
        </w:rPr>
      </w:pPr>
      <w:ins w:author="Litjens, R. (Remco)" w:date="2020-09-28T12:42:00Z" w:id="176">
        <w:r w:rsidRPr="38EBABBF">
          <w:rPr>
            <w:lang w:val="en-GB"/>
          </w:rPr>
          <w:t xml:space="preserve">The up/downlink </w:t>
        </w:r>
      </w:ins>
      <w:r w:rsidRPr="38EBABBF" w:rsidR="00EF2F45">
        <w:rPr>
          <w:lang w:val="en-GB"/>
        </w:rPr>
        <w:t xml:space="preserve">(UL/DL) </w:t>
      </w:r>
      <w:ins w:author="Litjens, R. (Remco)" w:date="2020-09-28T12:42:00Z" w:id="177">
        <w:r w:rsidRPr="38EBABBF">
          <w:rPr>
            <w:lang w:val="en-GB"/>
          </w:rPr>
          <w:t xml:space="preserve">social VR traffic is handled over a 5G NR </w:t>
        </w:r>
        <w:commentRangeStart w:id="178"/>
        <w:r w:rsidRPr="38EBABBF">
          <w:rPr>
            <w:lang w:val="en-GB"/>
          </w:rPr>
          <w:t>radio</w:t>
        </w:r>
      </w:ins>
      <w:commentRangeEnd w:id="178"/>
      <w:r>
        <w:rPr>
          <w:rStyle w:val="CommentReference"/>
        </w:rPr>
        <w:commentReference w:id="178"/>
      </w:r>
      <w:ins w:author="Litjens, R. (Remco)" w:date="2020-09-28T12:42:00Z" w:id="179">
        <w:r w:rsidRPr="38EBABBF">
          <w:rPr>
            <w:lang w:val="en-GB"/>
          </w:rPr>
          <w:t xml:space="preserve"> access network utilising </w:t>
        </w:r>
      </w:ins>
      <w:ins w:author="Litjens, R. (Remco)" w:date="2020-09-28T12:43:00Z" w:id="180">
        <w:r w:rsidRPr="38EBABBF">
          <w:rPr>
            <w:lang w:val="en-GB"/>
          </w:rPr>
          <w:t xml:space="preserve">the 3.5/26 GHz carrier and </w:t>
        </w:r>
      </w:ins>
      <w:ins w:author="Litjens, R. (Remco)" w:date="2020-09-28T12:42:00Z" w:id="181">
        <w:r w:rsidRPr="38EBABBF">
          <w:rPr>
            <w:lang w:val="en-GB"/>
          </w:rPr>
          <w:t xml:space="preserve">the </w:t>
        </w:r>
      </w:ins>
      <w:ins w:author="Litjens, R. (Remco)" w:date="2020-09-28T12:43:00Z" w:id="182">
        <w:r w:rsidRPr="38EBABBF">
          <w:rPr>
            <w:lang w:val="en-GB"/>
          </w:rPr>
          <w:t xml:space="preserve">BS/UE </w:t>
        </w:r>
      </w:ins>
      <w:ins w:author="Litjens, R. (Remco)" w:date="2020-09-28T12:42:00Z" w:id="183">
        <w:r w:rsidRPr="38EBABBF">
          <w:rPr>
            <w:lang w:val="en-GB"/>
          </w:rPr>
          <w:t xml:space="preserve">antennas </w:t>
        </w:r>
      </w:ins>
      <w:ins w:author="Litjens, R. (Remco)" w:date="2020-09-28T12:43:00Z" w:id="184">
        <w:r w:rsidRPr="38EBABBF">
          <w:rPr>
            <w:lang w:val="en-GB"/>
          </w:rPr>
          <w:t xml:space="preserve">as described above. </w:t>
        </w:r>
      </w:ins>
      <w:ins w:author="Litjens, R. (Remco)" w:date="2020-09-28T12:44:00Z" w:id="185">
        <w:r w:rsidRPr="38EBABBF">
          <w:rPr>
            <w:lang w:val="en-GB"/>
          </w:rPr>
          <w:t xml:space="preserve">At each BS antenna a Grid of Beams </w:t>
        </w:r>
      </w:ins>
      <w:ins w:author="Litjens, R. (Remco)" w:date="2020-09-28T12:49:00Z" w:id="186">
        <w:r w:rsidRPr="38EBABBF">
          <w:rPr>
            <w:lang w:val="en-GB"/>
          </w:rPr>
          <w:t>(</w:t>
        </w:r>
        <w:proofErr w:type="spellStart"/>
        <w:r w:rsidRPr="38EBABBF">
          <w:rPr>
            <w:lang w:val="en-GB"/>
          </w:rPr>
          <w:t>GoB</w:t>
        </w:r>
        <w:proofErr w:type="spellEnd"/>
        <w:r w:rsidRPr="38EBABBF">
          <w:rPr>
            <w:lang w:val="en-GB"/>
          </w:rPr>
          <w:t xml:space="preserve">) </w:t>
        </w:r>
      </w:ins>
      <w:ins w:author="Litjens, R. (Remco)" w:date="2020-09-28T12:46:00Z" w:id="187">
        <w:r w:rsidRPr="38EBABBF">
          <w:rPr>
            <w:lang w:val="en-GB"/>
          </w:rPr>
          <w:t xml:space="preserve">comprises </w:t>
        </w:r>
      </w:ins>
      <w:ins w:author="Litjens, R. (Remco)" w:date="2020-09-28T12:45:00Z" w:id="188">
        <w:r w:rsidRPr="38EBABBF">
          <w:rPr>
            <w:lang w:val="en-GB"/>
          </w:rPr>
          <w:t>a set of pre-defined transmission beams (precoders) in a three-dimensional angular grid</w:t>
        </w:r>
      </w:ins>
      <w:ins w:author="Litjens, R. (Remco)" w:date="2020-09-28T12:47:00Z" w:id="189">
        <w:r w:rsidRPr="38EBABBF">
          <w:rPr>
            <w:lang w:val="en-GB"/>
          </w:rPr>
          <w:t>. Since we</w:t>
        </w:r>
      </w:ins>
      <w:ins w:author="Litjens, R. (Remco)" w:date="2020-09-28T12:48:00Z" w:id="190">
        <w:r w:rsidRPr="38EBABBF">
          <w:rPr>
            <w:lang w:val="en-GB"/>
          </w:rPr>
          <w:t xml:space="preserve"> assume a persistently on-going VR-aided meeting, we are not co</w:t>
        </w:r>
      </w:ins>
      <w:ins w:author="Litjens, R. (Remco)" w:date="2020-09-28T12:49:00Z" w:id="191">
        <w:r w:rsidRPr="38EBABBF">
          <w:rPr>
            <w:lang w:val="en-GB"/>
          </w:rPr>
          <w:t xml:space="preserve">ncerned with the more coarsely defined </w:t>
        </w:r>
      </w:ins>
      <w:ins w:author="Litjens, R. (Remco)" w:date="2020-09-28T12:51:00Z" w:id="192">
        <w:r w:rsidRPr="38EBABBF">
          <w:rPr>
            <w:lang w:val="en-GB"/>
          </w:rPr>
          <w:t xml:space="preserve">access-oriented </w:t>
        </w:r>
      </w:ins>
      <w:ins w:author="Litjens, R. (Remco)" w:date="2020-09-28T12:49:00Z" w:id="193">
        <w:r w:rsidRPr="38EBABBF">
          <w:rPr>
            <w:lang w:val="en-GB"/>
          </w:rPr>
          <w:t>SS/PBCH-based</w:t>
        </w:r>
      </w:ins>
      <w:ins w:author="Litjens, R. (Remco)" w:date="2020-09-28T12:50:00Z" w:id="194">
        <w:r w:rsidRPr="38EBABBF">
          <w:rPr>
            <w:lang w:val="en-GB"/>
          </w:rPr>
          <w:t xml:space="preserve"> (Synchr</w:t>
        </w:r>
        <w:r w:rsidRPr="38EBABBF">
          <w:rPr>
            <w:highlight w:val="yellow"/>
            <w:lang w:val="en-GB"/>
          </w:rPr>
          <w:t>o</w:t>
        </w:r>
      </w:ins>
      <w:r w:rsidRPr="38EBABBF" w:rsidR="00AC450C">
        <w:rPr>
          <w:highlight w:val="yellow"/>
          <w:lang w:val="en-GB"/>
        </w:rPr>
        <w:t>-</w:t>
      </w:r>
      <w:proofErr w:type="spellStart"/>
      <w:ins w:author="Litjens, R. (Remco)" w:date="2020-09-28T12:50:00Z" w:id="195">
        <w:r w:rsidRPr="38EBABBF">
          <w:rPr>
            <w:highlight w:val="yellow"/>
            <w:lang w:val="en-GB"/>
          </w:rPr>
          <w:t>n</w:t>
        </w:r>
        <w:r w:rsidRPr="38EBABBF">
          <w:rPr>
            <w:lang w:val="en-GB"/>
          </w:rPr>
          <w:t>isation</w:t>
        </w:r>
        <w:proofErr w:type="spellEnd"/>
        <w:r w:rsidRPr="38EBABBF">
          <w:rPr>
            <w:lang w:val="en-GB"/>
          </w:rPr>
          <w:t xml:space="preserve"> Signal / Physica</w:t>
        </w:r>
      </w:ins>
      <w:ins w:author="Litjens, R. (Remco)" w:date="2020-09-28T12:54:00Z" w:id="196">
        <w:r w:rsidRPr="38EBABBF" w:rsidR="009718CF">
          <w:rPr>
            <w:lang w:val="en-GB"/>
          </w:rPr>
          <w:t>l</w:t>
        </w:r>
      </w:ins>
      <w:ins w:author="Litjens, R. (Remco)" w:date="2020-09-28T12:50:00Z" w:id="197">
        <w:r w:rsidRPr="38EBABBF">
          <w:rPr>
            <w:lang w:val="en-GB"/>
          </w:rPr>
          <w:t xml:space="preserve"> Broadcast </w:t>
        </w:r>
        <w:proofErr w:type="spellStart"/>
        <w:r w:rsidRPr="38EBABBF">
          <w:rPr>
            <w:lang w:val="en-GB"/>
          </w:rPr>
          <w:t>CHannel</w:t>
        </w:r>
        <w:proofErr w:type="spellEnd"/>
        <w:r w:rsidRPr="38EBABBF">
          <w:rPr>
            <w:lang w:val="en-GB"/>
          </w:rPr>
          <w:t>)</w:t>
        </w:r>
      </w:ins>
      <w:ins w:author="Litjens, R. (Remco)" w:date="2020-09-28T12:49:00Z" w:id="198">
        <w:r w:rsidRPr="38EBABBF">
          <w:rPr>
            <w:lang w:val="en-GB"/>
          </w:rPr>
          <w:t xml:space="preserve"> </w:t>
        </w:r>
        <w:proofErr w:type="spellStart"/>
        <w:r w:rsidRPr="38EBABBF">
          <w:rPr>
            <w:lang w:val="en-GB"/>
          </w:rPr>
          <w:t>GoB</w:t>
        </w:r>
        <w:proofErr w:type="spellEnd"/>
        <w:r w:rsidRPr="38EBABBF">
          <w:rPr>
            <w:lang w:val="en-GB"/>
          </w:rPr>
          <w:t xml:space="preserve">, but rather model the </w:t>
        </w:r>
      </w:ins>
      <w:ins w:author="Litjens, R. (Remco)" w:date="2020-09-28T12:51:00Z" w:id="199">
        <w:r w:rsidRPr="38EBABBF">
          <w:rPr>
            <w:lang w:val="en-GB"/>
          </w:rPr>
          <w:t xml:space="preserve">traffic-oriented </w:t>
        </w:r>
      </w:ins>
      <w:ins w:author="Litjens, R. (Remco)" w:date="2020-09-28T12:49:00Z" w:id="200">
        <w:r w:rsidRPr="38EBABBF">
          <w:rPr>
            <w:lang w:val="en-GB"/>
          </w:rPr>
          <w:t xml:space="preserve">CSI-RS </w:t>
        </w:r>
      </w:ins>
      <w:ins w:author="Litjens, R. (Remco)" w:date="2020-09-28T12:50:00Z" w:id="201">
        <w:r w:rsidRPr="38EBABBF">
          <w:rPr>
            <w:lang w:val="en-GB"/>
          </w:rPr>
          <w:t xml:space="preserve">(Channel State Information Reference Signals) </w:t>
        </w:r>
      </w:ins>
      <w:ins w:author="Litjens, R. (Remco)" w:date="2020-09-28T12:49:00Z" w:id="202">
        <w:r w:rsidRPr="38EBABBF">
          <w:rPr>
            <w:lang w:val="en-GB"/>
          </w:rPr>
          <w:t xml:space="preserve">beams in a more finely granular </w:t>
        </w:r>
        <w:proofErr w:type="spellStart"/>
        <w:r w:rsidRPr="38EBABBF">
          <w:rPr>
            <w:lang w:val="en-GB"/>
          </w:rPr>
          <w:t>GoB</w:t>
        </w:r>
        <w:proofErr w:type="spellEnd"/>
        <w:r w:rsidRPr="38EBABBF">
          <w:rPr>
            <w:lang w:val="en-GB"/>
          </w:rPr>
          <w:t>.</w:t>
        </w:r>
      </w:ins>
      <w:r w:rsidRPr="38EBABBF" w:rsidR="00F85E7A">
        <w:rPr>
          <w:lang w:val="en-GB"/>
        </w:rPr>
        <w:t xml:space="preserve"> Specifically, the grid of CSI-RS beams has an angular granularity of </w:t>
      </w:r>
      <w:commentRangeStart w:id="203"/>
      <w:r w:rsidRPr="38EBABBF" w:rsidR="00F85E7A">
        <w:rPr>
          <w:highlight w:val="yellow"/>
          <w:lang w:val="en-GB"/>
        </w:rPr>
        <w:t>xx</w:t>
      </w:r>
      <w:r w:rsidRPr="38EBABBF" w:rsidR="00F85E7A">
        <w:rPr>
          <w:lang w:val="en-GB"/>
        </w:rPr>
        <w:t xml:space="preserve"> degrees </w:t>
      </w:r>
      <w:r w:rsidRPr="38EBABBF" w:rsidR="00654BA7">
        <w:rPr>
          <w:lang w:val="en-GB"/>
        </w:rPr>
        <w:t xml:space="preserve">in both dimensions and a half-power beamwidth of </w:t>
      </w:r>
      <w:r w:rsidRPr="38EBABBF" w:rsidR="00654BA7">
        <w:rPr>
          <w:highlight w:val="yellow"/>
          <w:lang w:val="en-GB"/>
        </w:rPr>
        <w:t>xx</w:t>
      </w:r>
      <w:r w:rsidRPr="38EBABBF" w:rsidR="00654BA7">
        <w:rPr>
          <w:lang w:val="en-GB"/>
        </w:rPr>
        <w:t xml:space="preserve"> degrees.</w:t>
      </w:r>
      <w:commentRangeEnd w:id="203"/>
      <w:r>
        <w:rPr>
          <w:rStyle w:val="CommentReference"/>
        </w:rPr>
        <w:commentReference w:id="203"/>
      </w:r>
    </w:p>
    <w:p w:rsidRPr="00EE0162" w:rsidR="00703F0A" w:rsidP="001D7EDE" w:rsidRDefault="00E84DCA" w14:paraId="23F1FE78" w14:textId="22EEBDD7">
      <w:pPr>
        <w:pStyle w:val="BodyText"/>
        <w:rPr>
          <w:lang w:val="en-GB"/>
        </w:rPr>
      </w:pPr>
      <w:ins w:author="Litjens, R. (Remco)" w:date="2020-09-28T12:51:00Z" w:id="204">
        <w:r w:rsidRPr="38EBABBF">
          <w:rPr>
            <w:lang w:val="en-GB"/>
          </w:rPr>
          <w:t xml:space="preserve">Each UE </w:t>
        </w:r>
      </w:ins>
      <w:r w:rsidRPr="38EBABBF">
        <w:rPr>
          <w:lang w:val="en-GB"/>
        </w:rPr>
        <w:t xml:space="preserve">selects the </w:t>
      </w:r>
      <w:ins w:author="Litjens, R. (Remco)" w:date="2020-09-28T12:51:00Z" w:id="205">
        <w:r w:rsidRPr="38EBABBF">
          <w:rPr>
            <w:lang w:val="en-GB"/>
          </w:rPr>
          <w:t>serv</w:t>
        </w:r>
      </w:ins>
      <w:r w:rsidRPr="38EBABBF">
        <w:rPr>
          <w:lang w:val="en-GB"/>
        </w:rPr>
        <w:t xml:space="preserve">ing </w:t>
      </w:r>
      <w:ins w:author="Litjens, R. (Remco)" w:date="2020-09-28T12:52:00Z" w:id="206">
        <w:r w:rsidRPr="38EBABBF">
          <w:rPr>
            <w:lang w:val="en-GB"/>
          </w:rPr>
          <w:t>BS antenna towards which it experiences the strongest average channel gain</w:t>
        </w:r>
      </w:ins>
      <w:r w:rsidRPr="38EBABBF" w:rsidR="00124B3B">
        <w:rPr>
          <w:lang w:val="en-GB"/>
        </w:rPr>
        <w:t xml:space="preserve"> as its serving cell</w:t>
      </w:r>
      <w:ins w:author="Litjens, R. (Remco)" w:date="2020-09-28T12:52:00Z" w:id="207">
        <w:r w:rsidRPr="38EBABBF">
          <w:rPr>
            <w:lang w:val="en-GB"/>
          </w:rPr>
          <w:t xml:space="preserve">, </w:t>
        </w:r>
        <w:commentRangeStart w:id="208"/>
        <w:commentRangeStart w:id="209"/>
        <w:r w:rsidRPr="38EBABBF">
          <w:rPr>
            <w:lang w:val="en-GB"/>
          </w:rPr>
          <w:t xml:space="preserve">while its serving cell cluster </w:t>
        </w:r>
      </w:ins>
      <w:ins w:author="Litjens, R. (Remco)" w:date="2020-09-28T13:09:00Z" w:id="210">
        <w:r w:rsidRPr="38EBABBF">
          <w:rPr>
            <w:lang w:val="en-GB"/>
          </w:rPr>
          <w:t xml:space="preserve">may be </w:t>
        </w:r>
      </w:ins>
      <w:ins w:author="Litjens, R. (Remco)" w:date="2020-09-28T12:52:00Z" w:id="211">
        <w:r w:rsidRPr="38EBABBF">
          <w:rPr>
            <w:lang w:val="en-GB"/>
          </w:rPr>
          <w:t xml:space="preserve">extended beyond this </w:t>
        </w:r>
      </w:ins>
      <w:ins w:author="Litjens, R. (Remco)" w:date="2020-09-28T12:53:00Z" w:id="212">
        <w:r w:rsidRPr="38EBABBF">
          <w:rPr>
            <w:lang w:val="en-GB"/>
          </w:rPr>
          <w:t>‘</w:t>
        </w:r>
      </w:ins>
      <w:ins w:author="Litjens, R. (Remco)" w:date="2020-09-28T12:52:00Z" w:id="213">
        <w:r w:rsidRPr="38EBABBF">
          <w:rPr>
            <w:lang w:val="en-GB"/>
          </w:rPr>
          <w:t>best server</w:t>
        </w:r>
      </w:ins>
      <w:ins w:author="Litjens, R. (Remco)" w:date="2020-09-28T12:53:00Z" w:id="214">
        <w:r w:rsidRPr="38EBABBF">
          <w:rPr>
            <w:lang w:val="en-GB"/>
          </w:rPr>
          <w:t xml:space="preserve">’ by including additional BS antennas towards which the UE experiences an average channel gain no more than </w:t>
        </w:r>
        <w:r w:rsidRPr="38EBABBF">
          <w:rPr>
            <w:highlight w:val="yellow"/>
            <w:lang w:val="en-GB"/>
            <w:rPrChange w:author="Litjens, R. (Remco)" w:date="2020-09-28T12:54:00Z" w:id="215">
              <w:rPr>
                <w:lang w:val="en-GB"/>
              </w:rPr>
            </w:rPrChange>
          </w:rPr>
          <w:t>x dB</w:t>
        </w:r>
        <w:r w:rsidRPr="38EBABBF">
          <w:rPr>
            <w:lang w:val="en-GB"/>
          </w:rPr>
          <w:t xml:space="preserve"> lower to towards the best server.</w:t>
        </w:r>
      </w:ins>
      <w:ins w:author="Litjens, R. (Remco)" w:date="2020-09-28T12:54:00Z" w:id="216">
        <w:r w:rsidRPr="38EBABBF">
          <w:rPr>
            <w:lang w:val="en-GB"/>
          </w:rPr>
          <w:t xml:space="preserve"> With configuration parameter x set to a value greater than 0 dB this implies D</w:t>
        </w:r>
      </w:ins>
      <w:ins w:author="Litjens, R. (Remco)" w:date="2020-09-28T12:55:00Z" w:id="217">
        <w:r w:rsidRPr="38EBABBF">
          <w:rPr>
            <w:lang w:val="en-GB"/>
          </w:rPr>
          <w:t>-</w:t>
        </w:r>
      </w:ins>
      <w:ins w:author="Litjens, R. (Remco)" w:date="2020-09-28T12:54:00Z" w:id="218">
        <w:r w:rsidRPr="38EBABBF">
          <w:rPr>
            <w:lang w:val="en-GB"/>
          </w:rPr>
          <w:t>MIMO (</w:t>
        </w:r>
      </w:ins>
      <w:ins w:author="Litjens, R. (Remco)" w:date="2020-09-28T12:55:00Z" w:id="219">
        <w:r w:rsidRPr="38EBABBF">
          <w:rPr>
            <w:lang w:val="en-GB"/>
          </w:rPr>
          <w:t>Distributed MIMO) where a UE may be concurrently served by the aggregation of multiple BS antenna arrays.</w:t>
        </w:r>
      </w:ins>
      <w:commentRangeEnd w:id="208"/>
      <w:r>
        <w:rPr>
          <w:rStyle w:val="CommentReference"/>
        </w:rPr>
        <w:commentReference w:id="208"/>
      </w:r>
      <w:commentRangeEnd w:id="209"/>
      <w:r>
        <w:rPr>
          <w:rStyle w:val="CommentReference"/>
        </w:rPr>
        <w:commentReference w:id="209"/>
      </w:r>
    </w:p>
    <w:p w:rsidRPr="00EE0162" w:rsidR="00654BA7" w:rsidP="001D7EDE" w:rsidRDefault="00124B3B" w14:paraId="1AEDC890" w14:textId="173E627D">
      <w:pPr>
        <w:pStyle w:val="BodyText"/>
        <w:rPr>
          <w:lang w:val="en-GB"/>
        </w:rPr>
      </w:pPr>
      <w:commentRangeStart w:id="220"/>
      <w:r w:rsidRPr="00EE0162">
        <w:rPr>
          <w:lang w:val="en-GB"/>
        </w:rPr>
        <w:t xml:space="preserve">At the serving cell, the UE selects the </w:t>
      </w:r>
      <w:r w:rsidRPr="00EE0162" w:rsidR="008B5ACB">
        <w:rPr>
          <w:lang w:val="en-GB"/>
        </w:rPr>
        <w:t xml:space="preserve">strongest CSI-RS beam, indicated via </w:t>
      </w:r>
      <w:r w:rsidRPr="00EE0162" w:rsidR="00232449">
        <w:rPr>
          <w:lang w:val="en-GB"/>
        </w:rPr>
        <w:t>the CSI-RS Resource Indicator (</w:t>
      </w:r>
      <w:r w:rsidRPr="00EE0162" w:rsidR="008B5ACB">
        <w:rPr>
          <w:lang w:val="en-GB"/>
        </w:rPr>
        <w:t>CRI) feedback</w:t>
      </w:r>
      <w:r w:rsidRPr="00EE0162" w:rsidR="00376022">
        <w:rPr>
          <w:lang w:val="en-GB"/>
        </w:rPr>
        <w:t xml:space="preserve">, with a correspondingly </w:t>
      </w:r>
      <w:proofErr w:type="spellStart"/>
      <w:r w:rsidRPr="00EE0162" w:rsidR="00376022">
        <w:rPr>
          <w:lang w:val="en-GB"/>
        </w:rPr>
        <w:t>precoded</w:t>
      </w:r>
      <w:proofErr w:type="spellEnd"/>
      <w:r w:rsidRPr="00EE0162" w:rsidR="00376022">
        <w:rPr>
          <w:lang w:val="en-GB"/>
        </w:rPr>
        <w:t xml:space="preserve"> </w:t>
      </w:r>
      <w:r w:rsidRPr="00EE0162" w:rsidR="00E022F6">
        <w:rPr>
          <w:lang w:val="en-GB"/>
        </w:rPr>
        <w:t xml:space="preserve">Physical Downlink Shared </w:t>
      </w:r>
      <w:proofErr w:type="spellStart"/>
      <w:r w:rsidRPr="00EE0162" w:rsidR="00E022F6">
        <w:rPr>
          <w:lang w:val="en-GB"/>
        </w:rPr>
        <w:t>CHannel</w:t>
      </w:r>
      <w:proofErr w:type="spellEnd"/>
      <w:r w:rsidRPr="00EE0162" w:rsidR="00E022F6">
        <w:rPr>
          <w:lang w:val="en-GB"/>
        </w:rPr>
        <w:t xml:space="preserve"> (</w:t>
      </w:r>
      <w:r w:rsidRPr="00EE0162" w:rsidR="00376022">
        <w:rPr>
          <w:lang w:val="en-GB"/>
        </w:rPr>
        <w:t>PDSCH</w:t>
      </w:r>
      <w:r w:rsidRPr="00EE0162" w:rsidR="00E022F6">
        <w:rPr>
          <w:lang w:val="en-GB"/>
        </w:rPr>
        <w:t>)</w:t>
      </w:r>
      <w:r w:rsidRPr="00EE0162" w:rsidR="00376022">
        <w:rPr>
          <w:lang w:val="en-GB"/>
        </w:rPr>
        <w:t xml:space="preserve"> traffic beam used for downlink transmission. R</w:t>
      </w:r>
      <w:r w:rsidRPr="00EE0162" w:rsidR="000A6C6D">
        <w:rPr>
          <w:lang w:val="en-GB"/>
        </w:rPr>
        <w:t xml:space="preserve">eceive beamforming is used </w:t>
      </w:r>
      <w:r w:rsidRPr="00EE0162" w:rsidR="00376022">
        <w:rPr>
          <w:lang w:val="en-GB"/>
        </w:rPr>
        <w:t xml:space="preserve">at the UE side </w:t>
      </w:r>
      <w:r w:rsidRPr="00EE0162" w:rsidR="000A6C6D">
        <w:rPr>
          <w:lang w:val="en-GB"/>
        </w:rPr>
        <w:t xml:space="preserve">in the form of </w:t>
      </w:r>
      <w:r w:rsidRPr="00EE0162" w:rsidR="009D0DFA">
        <w:rPr>
          <w:lang w:val="en-GB"/>
        </w:rPr>
        <w:t>M</w:t>
      </w:r>
      <w:r w:rsidRPr="00EE0162" w:rsidR="000A6C6D">
        <w:rPr>
          <w:lang w:val="en-GB"/>
        </w:rPr>
        <w:t xml:space="preserve">aximum </w:t>
      </w:r>
      <w:r w:rsidRPr="00EE0162" w:rsidR="009D0DFA">
        <w:rPr>
          <w:lang w:val="en-GB"/>
        </w:rPr>
        <w:t>R</w:t>
      </w:r>
      <w:r w:rsidRPr="00EE0162" w:rsidR="000A6C6D">
        <w:rPr>
          <w:lang w:val="en-GB"/>
        </w:rPr>
        <w:t xml:space="preserve">atio </w:t>
      </w:r>
      <w:r w:rsidRPr="00EE0162" w:rsidR="009D0DFA">
        <w:rPr>
          <w:lang w:val="en-GB"/>
        </w:rPr>
        <w:t>C</w:t>
      </w:r>
      <w:r w:rsidRPr="00EE0162" w:rsidR="000A6C6D">
        <w:rPr>
          <w:lang w:val="en-GB"/>
        </w:rPr>
        <w:t>ombining</w:t>
      </w:r>
      <w:r w:rsidRPr="00EE0162" w:rsidR="009D0DFA">
        <w:rPr>
          <w:lang w:val="en-GB"/>
        </w:rPr>
        <w:t xml:space="preserve"> (MRC)</w:t>
      </w:r>
      <w:r w:rsidRPr="00EE0162" w:rsidR="000A6C6D">
        <w:rPr>
          <w:lang w:val="en-GB"/>
        </w:rPr>
        <w:t xml:space="preserve">. The combination of a selected </w:t>
      </w:r>
      <w:r w:rsidRPr="00EE0162" w:rsidR="0088520E">
        <w:rPr>
          <w:lang w:val="en-GB"/>
        </w:rPr>
        <w:t xml:space="preserve">CSI-RS beam and </w:t>
      </w:r>
      <w:r w:rsidRPr="00EE0162" w:rsidR="00244139">
        <w:rPr>
          <w:lang w:val="en-GB"/>
        </w:rPr>
        <w:t xml:space="preserve">a selected </w:t>
      </w:r>
      <w:r w:rsidRPr="00EE0162" w:rsidR="009D0DFA">
        <w:rPr>
          <w:lang w:val="en-GB"/>
        </w:rPr>
        <w:t>MRC</w:t>
      </w:r>
      <w:r w:rsidRPr="00EE0162" w:rsidR="00244139">
        <w:rPr>
          <w:lang w:val="en-GB"/>
        </w:rPr>
        <w:t xml:space="preserve"> configuration</w:t>
      </w:r>
      <w:r w:rsidRPr="00EE0162" w:rsidR="00536706">
        <w:rPr>
          <w:lang w:val="en-GB"/>
        </w:rPr>
        <w:t xml:space="preserve"> at the UE receiver</w:t>
      </w:r>
      <w:r w:rsidRPr="00EE0162" w:rsidR="00244139">
        <w:rPr>
          <w:lang w:val="en-GB"/>
        </w:rPr>
        <w:t xml:space="preserve">, constitutes a so-called downlink </w:t>
      </w:r>
      <w:r w:rsidRPr="00EE0162" w:rsidR="009D0DFA">
        <w:rPr>
          <w:lang w:val="en-GB"/>
        </w:rPr>
        <w:t>‘</w:t>
      </w:r>
      <w:r w:rsidRPr="00EE0162" w:rsidR="00244139">
        <w:rPr>
          <w:lang w:val="en-GB"/>
        </w:rPr>
        <w:t>beam pair’</w:t>
      </w:r>
      <w:r w:rsidRPr="00EE0162" w:rsidR="00BB4C45">
        <w:rPr>
          <w:lang w:val="en-GB"/>
        </w:rPr>
        <w:t>.</w:t>
      </w:r>
      <w:commentRangeEnd w:id="220"/>
      <w:r w:rsidRPr="00EE0162" w:rsidR="005D5878">
        <w:rPr>
          <w:rStyle w:val="CommentReference"/>
          <w:spacing w:val="0"/>
          <w:lang w:val="en-GB" w:eastAsia="en-US"/>
        </w:rPr>
        <w:commentReference w:id="220"/>
      </w:r>
      <w:r w:rsidRPr="00EE0162" w:rsidR="00BB4C45">
        <w:rPr>
          <w:lang w:val="en-GB"/>
        </w:rPr>
        <w:t xml:space="preserve"> </w:t>
      </w:r>
      <w:r w:rsidRPr="00EE0162" w:rsidR="009D0DFA">
        <w:rPr>
          <w:lang w:val="en-GB"/>
        </w:rPr>
        <w:t>Given the use of a TDD carrier</w:t>
      </w:r>
      <w:r w:rsidRPr="00EE0162" w:rsidR="008E59F3">
        <w:rPr>
          <w:lang w:val="en-GB"/>
        </w:rPr>
        <w:t xml:space="preserve">, ‘beam correspondence’ is assumed and the same beam pair is applied for uplink </w:t>
      </w:r>
      <w:r w:rsidRPr="00EE0162" w:rsidR="00AC450C">
        <w:rPr>
          <w:lang w:val="en-GB"/>
        </w:rPr>
        <w:t>communications</w:t>
      </w:r>
      <w:r w:rsidRPr="00EE0162" w:rsidR="008E59F3">
        <w:rPr>
          <w:lang w:val="en-GB"/>
        </w:rPr>
        <w:t>.</w:t>
      </w:r>
      <w:r w:rsidRPr="00EE0162" w:rsidR="00244139">
        <w:rPr>
          <w:lang w:val="en-GB"/>
        </w:rPr>
        <w:t xml:space="preserve"> </w:t>
      </w:r>
    </w:p>
    <w:p w:rsidRPr="00EE0162" w:rsidR="004F3D07" w:rsidP="001D7EDE" w:rsidRDefault="009C0FEF" w14:paraId="4F552475" w14:textId="3B42511C">
      <w:pPr>
        <w:pStyle w:val="BodyText"/>
        <w:rPr>
          <w:lang w:val="en-GB"/>
        </w:rPr>
      </w:pPr>
      <w:r w:rsidRPr="00EE0162">
        <w:rPr>
          <w:lang w:val="en-GB"/>
        </w:rPr>
        <w:t xml:space="preserve">The adaptive modulation and coding scheme estimates the </w:t>
      </w:r>
      <w:r w:rsidRPr="00EE0162" w:rsidR="00CB04CE">
        <w:rPr>
          <w:lang w:val="en-GB"/>
        </w:rPr>
        <w:t>Signal-to-Interference-plus-Noise-Ratio (</w:t>
      </w:r>
      <w:r w:rsidRPr="00EE0162">
        <w:rPr>
          <w:lang w:val="en-GB"/>
        </w:rPr>
        <w:t>SINR</w:t>
      </w:r>
      <w:r w:rsidRPr="00EE0162" w:rsidR="00CB04CE">
        <w:rPr>
          <w:lang w:val="en-GB"/>
        </w:rPr>
        <w:t>)</w:t>
      </w:r>
      <w:r w:rsidRPr="00EE0162">
        <w:rPr>
          <w:lang w:val="en-GB"/>
        </w:rPr>
        <w:t xml:space="preserve"> </w:t>
      </w:r>
      <w:r w:rsidRPr="00EE0162" w:rsidR="00CB04CE">
        <w:rPr>
          <w:lang w:val="en-GB"/>
        </w:rPr>
        <w:t xml:space="preserve">at the receiver </w:t>
      </w:r>
      <w:r w:rsidRPr="00EE0162">
        <w:rPr>
          <w:lang w:val="en-GB"/>
        </w:rPr>
        <w:t xml:space="preserve">and maps this to a selected </w:t>
      </w:r>
      <w:r w:rsidRPr="00EE0162" w:rsidR="00386051">
        <w:rPr>
          <w:lang w:val="en-GB"/>
        </w:rPr>
        <w:t xml:space="preserve">and fed back </w:t>
      </w:r>
      <w:r w:rsidRPr="00EE0162">
        <w:rPr>
          <w:lang w:val="en-GB"/>
        </w:rPr>
        <w:t>MCS (Modulation and Coding Scheme) based on a 10% BLER (</w:t>
      </w:r>
      <w:proofErr w:type="spellStart"/>
      <w:r w:rsidRPr="00EE0162">
        <w:rPr>
          <w:lang w:val="en-GB"/>
        </w:rPr>
        <w:t>BLock</w:t>
      </w:r>
      <w:proofErr w:type="spellEnd"/>
      <w:r w:rsidRPr="00EE0162">
        <w:rPr>
          <w:lang w:val="en-GB"/>
        </w:rPr>
        <w:t xml:space="preserve"> Error Rate) target and link-level results available from </w:t>
      </w:r>
      <w:r w:rsidRPr="00EE0162">
        <w:rPr>
          <w:highlight w:val="yellow"/>
          <w:lang w:val="en-GB"/>
        </w:rPr>
        <w:t>[</w:t>
      </w:r>
      <w:r w:rsidRPr="00EE0162" w:rsidR="0013327E">
        <w:rPr>
          <w:highlight w:val="yellow"/>
          <w:lang w:val="en-GB"/>
        </w:rPr>
        <w:t>XX</w:t>
      </w:r>
      <w:r w:rsidRPr="00EE0162">
        <w:rPr>
          <w:highlight w:val="yellow"/>
          <w:lang w:val="en-GB"/>
        </w:rPr>
        <w:t>]</w:t>
      </w:r>
      <w:r w:rsidRPr="00EE0162">
        <w:rPr>
          <w:lang w:val="en-GB"/>
        </w:rPr>
        <w:t>. To adequately compensate for feedback/measurement delay-induced errors in deriving the optimal transmission parameters, a dynamically tuned UE-specific outer-loop link adaptation scheme is applied.</w:t>
      </w:r>
    </w:p>
    <w:p w:rsidRPr="00EE0162" w:rsidR="00210DF6" w:rsidP="005E3EAF" w:rsidRDefault="00EF3ACB" w14:paraId="3BA910CB" w14:textId="4044F7F0">
      <w:pPr>
        <w:pStyle w:val="BodyText"/>
        <w:rPr>
          <w:ins w:author="Litjens, R. (Remco)" w:date="2020-09-28T14:39:00Z" w:id="221"/>
          <w:lang w:val="en-GB"/>
        </w:rPr>
      </w:pPr>
      <w:r w:rsidRPr="00EE0162">
        <w:rPr>
          <w:lang w:val="en-GB"/>
        </w:rPr>
        <w:t xml:space="preserve">A </w:t>
      </w:r>
      <w:commentRangeStart w:id="222"/>
      <w:commentRangeStart w:id="223"/>
      <w:r w:rsidRPr="00EE0162">
        <w:rPr>
          <w:lang w:val="en-GB"/>
        </w:rPr>
        <w:t>QoS-oriented packet scheduler</w:t>
      </w:r>
      <w:commentRangeEnd w:id="222"/>
      <w:r w:rsidRPr="00EE0162">
        <w:rPr>
          <w:rStyle w:val="CommentReference"/>
          <w:spacing w:val="0"/>
          <w:lang w:val="en-GB" w:eastAsia="en-US"/>
        </w:rPr>
        <w:commentReference w:id="222"/>
      </w:r>
      <w:commentRangeEnd w:id="223"/>
      <w:r>
        <w:rPr>
          <w:rStyle w:val="CommentReference"/>
        </w:rPr>
        <w:commentReference w:id="223"/>
      </w:r>
      <w:r w:rsidRPr="00EE0162">
        <w:rPr>
          <w:lang w:val="en-GB"/>
        </w:rPr>
        <w:t xml:space="preserve"> governs UL and DL transmissions, given the resource</w:t>
      </w:r>
      <w:r w:rsidRPr="00EE0162" w:rsidR="00543987">
        <w:rPr>
          <w:lang w:val="en-GB"/>
        </w:rPr>
        <w:t>s</w:t>
      </w:r>
      <w:r w:rsidRPr="00EE0162">
        <w:rPr>
          <w:lang w:val="en-GB"/>
        </w:rPr>
        <w:t xml:space="preserve"> </w:t>
      </w:r>
      <w:r w:rsidRPr="00EE0162" w:rsidR="00C17DD8">
        <w:rPr>
          <w:lang w:val="en-GB"/>
        </w:rPr>
        <w:t xml:space="preserve">configured by the applied </w:t>
      </w:r>
      <w:ins w:author="Litjens, R. (Remco)" w:date="2020-09-28T12:59:00Z" w:id="224">
        <w:r w:rsidRPr="38EBABBF" w:rsidR="009718CF">
          <w:rPr>
            <w:lang w:val="en-GB"/>
          </w:rPr>
          <w:t>TDD duplexing scheme</w:t>
        </w:r>
      </w:ins>
      <w:r w:rsidRPr="00EE0162" w:rsidR="000C13A7">
        <w:rPr>
          <w:lang w:val="en-GB"/>
        </w:rPr>
        <w:t xml:space="preserve">, characterised </w:t>
      </w:r>
      <w:r w:rsidRPr="00EE0162" w:rsidR="004F3D07">
        <w:rPr>
          <w:lang w:val="en-GB"/>
        </w:rPr>
        <w:t xml:space="preserve">by </w:t>
      </w:r>
      <w:ins w:author="Litjens, R. (Remco)" w:date="2020-09-28T12:59:00Z" w:id="225">
        <w:r w:rsidRPr="38EBABBF" w:rsidR="009718CF">
          <w:rPr>
            <w:lang w:val="en-GB"/>
          </w:rPr>
          <w:t xml:space="preserve">a </w:t>
        </w:r>
        <w:r w:rsidRPr="38EBABBF" w:rsidR="009718CF">
          <w:rPr>
            <w:highlight w:val="yellow"/>
            <w:lang w:val="en-GB"/>
          </w:rPr>
          <w:t>xx</w:t>
        </w:r>
        <w:r w:rsidRPr="38EBABBF" w:rsidR="009718CF">
          <w:rPr>
            <w:lang w:val="en-GB"/>
          </w:rPr>
          <w:t xml:space="preserve">-slot frame size and a </w:t>
        </w:r>
      </w:ins>
      <w:commentRangeStart w:id="226"/>
      <w:commentRangeStart w:id="227"/>
      <w:proofErr w:type="spellStart"/>
      <w:r w:rsidRPr="00EE0162" w:rsidR="004F3D07">
        <w:rPr>
          <w:highlight w:val="yellow"/>
          <w:lang w:val="en-GB"/>
        </w:rPr>
        <w:t>xx:yy</w:t>
      </w:r>
      <w:proofErr w:type="spellEnd"/>
      <w:commentRangeEnd w:id="226"/>
      <w:r w:rsidRPr="00EE0162" w:rsidR="00E628C0">
        <w:rPr>
          <w:rStyle w:val="CommentReference"/>
          <w:spacing w:val="0"/>
          <w:lang w:val="en-GB" w:eastAsia="en-US"/>
        </w:rPr>
        <w:commentReference w:id="226"/>
      </w:r>
      <w:commentRangeEnd w:id="227"/>
      <w:r>
        <w:rPr>
          <w:rStyle w:val="CommentReference"/>
        </w:rPr>
        <w:commentReference w:id="227"/>
      </w:r>
      <w:r w:rsidRPr="00EE0162" w:rsidR="004F3D07">
        <w:rPr>
          <w:lang w:val="en-GB"/>
        </w:rPr>
        <w:t xml:space="preserve"> </w:t>
      </w:r>
      <w:ins w:author="Litjens, R. (Remco)" w:date="2020-09-28T12:59:00Z" w:id="228">
        <w:r w:rsidRPr="38EBABBF" w:rsidR="009718CF">
          <w:rPr>
            <w:lang w:val="en-GB"/>
          </w:rPr>
          <w:t>UL/DL split</w:t>
        </w:r>
      </w:ins>
      <w:r w:rsidRPr="00EE0162" w:rsidR="000C13A7">
        <w:rPr>
          <w:lang w:val="en-GB"/>
        </w:rPr>
        <w:t xml:space="preserve">, as visualised in </w:t>
      </w:r>
      <w:r w:rsidRPr="00EE0162" w:rsidR="00114133">
        <w:rPr>
          <w:lang w:val="en-GB"/>
        </w:rPr>
        <w:fldChar w:fldCharType="begin"/>
      </w:r>
      <w:r w:rsidRPr="00EE0162" w:rsidR="00114133">
        <w:rPr>
          <w:lang w:val="en-GB"/>
        </w:rPr>
        <w:instrText xml:space="preserve"> REF _Ref52439154 \h </w:instrText>
      </w:r>
      <w:r w:rsidRPr="00EE0162" w:rsidR="00114133">
        <w:rPr>
          <w:lang w:val="en-GB"/>
        </w:rPr>
      </w:r>
      <w:r w:rsidRPr="00EE0162" w:rsidR="00114133">
        <w:rPr>
          <w:lang w:val="en-GB"/>
        </w:rPr>
        <w:fldChar w:fldCharType="separate"/>
      </w:r>
      <w:ins w:author="Litjens, R. (Remco)" w:date="2020-09-28T14:39:00Z" w:id="229">
        <w:r w:rsidRPr="38EBABBF" w:rsidR="00114133">
          <w:rPr>
            <w:lang w:val="en-GB"/>
          </w:rPr>
          <w:t xml:space="preserve">Figure </w:t>
        </w:r>
      </w:ins>
      <w:r w:rsidRPr="00EE0162" w:rsidR="00114133">
        <w:rPr>
          <w:noProof/>
          <w:lang w:val="en-GB"/>
        </w:rPr>
        <w:t>8</w:t>
      </w:r>
      <w:r w:rsidRPr="00EE0162" w:rsidR="00114133">
        <w:rPr>
          <w:lang w:val="en-GB"/>
        </w:rPr>
        <w:fldChar w:fldCharType="end"/>
      </w:r>
      <w:ins w:author="Litjens, R. (Remco)" w:date="2020-09-28T12:59:00Z" w:id="230">
        <w:r w:rsidRPr="38EBABBF" w:rsidR="009718CF">
          <w:rPr>
            <w:lang w:val="en-GB"/>
          </w:rPr>
          <w:t>.</w:t>
        </w:r>
      </w:ins>
      <w:r w:rsidRPr="00EE0162" w:rsidR="000C13A7">
        <w:rPr>
          <w:lang w:val="en-GB"/>
        </w:rPr>
        <w:t xml:space="preserve"> </w:t>
      </w:r>
      <w:commentRangeStart w:id="231"/>
      <w:r w:rsidRPr="00EE0162" w:rsidR="000C13A7">
        <w:rPr>
          <w:lang w:val="en-GB"/>
        </w:rPr>
        <w:t xml:space="preserve">The scheduler </w:t>
      </w:r>
      <w:r w:rsidRPr="00EE0162" w:rsidR="00176563">
        <w:rPr>
          <w:lang w:val="en-GB"/>
        </w:rPr>
        <w:t>appl</w:t>
      </w:r>
      <w:r w:rsidRPr="00EE0162" w:rsidR="000C13A7">
        <w:rPr>
          <w:lang w:val="en-GB"/>
        </w:rPr>
        <w:t xml:space="preserve">ies </w:t>
      </w:r>
      <w:r w:rsidRPr="00EE0162" w:rsidR="00933D0D">
        <w:rPr>
          <w:lang w:val="en-GB"/>
        </w:rPr>
        <w:t xml:space="preserve">head of line packet dropping in the </w:t>
      </w:r>
      <w:r w:rsidRPr="00EE0162" w:rsidR="000C13A7">
        <w:rPr>
          <w:lang w:val="en-GB"/>
        </w:rPr>
        <w:t xml:space="preserve">transmit </w:t>
      </w:r>
      <w:r w:rsidRPr="00EE0162" w:rsidR="00933D0D">
        <w:rPr>
          <w:lang w:val="en-GB"/>
        </w:rPr>
        <w:t xml:space="preserve">buffers </w:t>
      </w:r>
      <w:r w:rsidRPr="00EE0162" w:rsidR="000C13A7">
        <w:rPr>
          <w:lang w:val="en-GB"/>
        </w:rPr>
        <w:t xml:space="preserve">at the BS and UE </w:t>
      </w:r>
      <w:r w:rsidRPr="00EE0162" w:rsidR="00933D0D">
        <w:rPr>
          <w:lang w:val="en-GB"/>
        </w:rPr>
        <w:t xml:space="preserve">in case </w:t>
      </w:r>
      <w:r w:rsidRPr="00EE0162" w:rsidR="005D4099">
        <w:rPr>
          <w:lang w:val="en-GB"/>
        </w:rPr>
        <w:t xml:space="preserve">the </w:t>
      </w:r>
      <w:r w:rsidRPr="00EE0162" w:rsidR="00607753">
        <w:rPr>
          <w:lang w:val="en-GB"/>
        </w:rPr>
        <w:t xml:space="preserve">packet’s </w:t>
      </w:r>
      <w:r w:rsidRPr="00EE0162" w:rsidR="005D4099">
        <w:rPr>
          <w:lang w:val="en-GB"/>
        </w:rPr>
        <w:t xml:space="preserve">corresponding VR frame </w:t>
      </w:r>
      <w:r w:rsidRPr="00EE0162" w:rsidR="008E59E9">
        <w:rPr>
          <w:lang w:val="en-GB"/>
        </w:rPr>
        <w:t xml:space="preserve">is determined not to meet </w:t>
      </w:r>
      <w:r w:rsidRPr="00EE0162" w:rsidR="00D96D7D">
        <w:rPr>
          <w:lang w:val="en-GB"/>
        </w:rPr>
        <w:t xml:space="preserve">the </w:t>
      </w:r>
      <w:r w:rsidRPr="00EE0162" w:rsidR="00FC0F8A">
        <w:rPr>
          <w:lang w:val="en-GB"/>
        </w:rPr>
        <w:t xml:space="preserve">aforementioned </w:t>
      </w:r>
      <w:r w:rsidRPr="00EE0162" w:rsidR="00D96D7D">
        <w:rPr>
          <w:lang w:val="en-GB"/>
        </w:rPr>
        <w:t>latency budget</w:t>
      </w:r>
      <w:r w:rsidR="00A75CF4">
        <w:rPr>
          <w:lang w:val="en-GB"/>
        </w:rPr>
        <w:t xml:space="preserve"> </w:t>
      </w:r>
      <w:r w:rsidR="00A75CF4">
        <w:rPr>
          <w:rFonts w:ascii="Symbol" w:hAnsi="Symbol" w:eastAsia="Symbol" w:cs="Symbol"/>
          <w:lang w:val="en-GB"/>
        </w:rPr>
        <w:t>D</w:t>
      </w:r>
      <w:r w:rsidR="00A75CF4">
        <w:rPr>
          <w:vertAlign w:val="subscript"/>
          <w:lang w:val="en-GB"/>
        </w:rPr>
        <w:t>RAN</w:t>
      </w:r>
      <w:r w:rsidRPr="00EE0162" w:rsidR="00FC0F8A">
        <w:rPr>
          <w:lang w:val="en-GB"/>
        </w:rPr>
        <w:t>.</w:t>
      </w:r>
      <w:commentRangeEnd w:id="231"/>
      <w:r w:rsidR="00A75CF4">
        <w:rPr>
          <w:rStyle w:val="CommentReference"/>
          <w:spacing w:val="0"/>
          <w:lang w:val="en-US" w:eastAsia="en-US"/>
        </w:rPr>
        <w:commentReference w:id="231"/>
      </w:r>
    </w:p>
    <w:p w:rsidRPr="00EE0162" w:rsidR="0097672B" w:rsidP="42863924" w:rsidRDefault="0097672B" w14:paraId="5D682CF6" w14:textId="475631ED">
      <w:pPr>
        <w:pStyle w:val="BodyText"/>
        <w:keepNext/>
        <w:tabs>
          <w:tab w:val="clear" w:pos="288"/>
        </w:tabs>
        <w:spacing w:before="240"/>
        <w:ind w:firstLine="0"/>
        <w:jc w:val="center"/>
        <w:rPr>
          <w:ins w:author="Litjens, R. (Remco)" w:date="2020-09-28T14:39:00Z" w:id="232"/>
          <w:lang w:val="en-GB"/>
        </w:rPr>
        <w:pPrChange w:author="Litjens, R. (Remco)" w:date="2020-09-28T14:39:00Z" w:id="233">
          <w:pPr>
            <w:pStyle w:val="BodyText"/>
            <w:tabs>
              <w:tab w:val="clear" w:pos="288"/>
            </w:tabs>
            <w:ind w:firstLine="0"/>
            <w:jc w:val="center"/>
          </w:pPr>
        </w:pPrChange>
      </w:pPr>
      <w:ins w:author="Litjens, R. (Remco)" w:date="2020-09-28T14:39:00Z" w:id="2097531078">
        <w:r w:rsidR="0097672B">
          <w:drawing>
            <wp:inline wp14:editId="018EB399" wp14:anchorId="317B2C4C">
              <wp:extent cx="2880000" cy="742786"/>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a540e4097b3849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742786"/>
                      </a:xfrm>
                      <a:prstGeom prst="rect">
                        <a:avLst/>
                      </a:prstGeom>
                    </pic:spPr>
                  </pic:pic>
                </a:graphicData>
              </a:graphic>
            </wp:inline>
          </w:drawing>
        </w:r>
      </w:ins>
      <w:commentRangeStart w:id="235"/>
      <w:commentRangeEnd w:id="235"/>
      <w:r w:rsidRPr="00EE0162" w:rsidR="005301EE">
        <w:rPr>
          <w:rStyle w:val="CommentReference"/>
          <w:spacing w:val="0"/>
          <w:lang w:val="en-GB" w:eastAsia="en-US"/>
        </w:rPr>
        <w:commentReference w:id="235"/>
      </w:r>
    </w:p>
    <w:p w:rsidRPr="00EE0162" w:rsidR="009718CF" w:rsidRDefault="0097672B" w14:paraId="140B0CFC" w14:textId="33F4F9EF">
      <w:pPr>
        <w:pStyle w:val="Caption"/>
        <w:rPr>
          <w:ins w:author="Litjens, R. (Remco)" w:date="2020-09-28T12:59:00Z" w:id="236"/>
          <w:lang w:val="en-GB"/>
        </w:rPr>
        <w:pPrChange w:author="Litjens, R. (Remco)" w:date="2020-09-28T14:39:00Z" w:id="237">
          <w:pPr>
            <w:pStyle w:val="BodyText"/>
          </w:pPr>
        </w:pPrChange>
      </w:pPr>
      <w:bookmarkStart w:name="_Ref52439154" w:id="238"/>
      <w:ins w:author="Litjens, R. (Remco)" w:date="2020-09-28T14:39:00Z" w:id="239">
        <w:r w:rsidRPr="00EE0162">
          <w:rPr>
            <w:lang w:val="en-GB"/>
          </w:rPr>
          <w:t xml:space="preserve">Figure </w:t>
        </w:r>
        <w:r w:rsidRPr="00EE0162">
          <w:rPr>
            <w:lang w:val="en-GB"/>
          </w:rPr>
          <w:fldChar w:fldCharType="begin"/>
        </w:r>
        <w:r w:rsidRPr="00EE0162">
          <w:rPr>
            <w:lang w:val="en-GB"/>
          </w:rPr>
          <w:instrText xml:space="preserve"> SEQ Figure \* ARABIC </w:instrText>
        </w:r>
      </w:ins>
      <w:r w:rsidRPr="00EE0162">
        <w:rPr>
          <w:lang w:val="en-GB"/>
        </w:rPr>
        <w:fldChar w:fldCharType="separate"/>
      </w:r>
      <w:r w:rsidRPr="00EE0162" w:rsidR="00D613F2">
        <w:rPr>
          <w:noProof/>
          <w:lang w:val="en-GB"/>
        </w:rPr>
        <w:t>8</w:t>
      </w:r>
      <w:ins w:author="Litjens, R. (Remco)" w:date="2020-09-28T14:39:00Z" w:id="240">
        <w:r w:rsidRPr="00EE0162">
          <w:rPr>
            <w:lang w:val="en-GB"/>
          </w:rPr>
          <w:fldChar w:fldCharType="end"/>
        </w:r>
        <w:bookmarkEnd w:id="238"/>
        <w:r w:rsidRPr="00EE0162">
          <w:rPr>
            <w:lang w:val="en-GB"/>
          </w:rPr>
          <w:t>: TBD</w:t>
        </w:r>
      </w:ins>
    </w:p>
    <w:p w:rsidRPr="00EE0162" w:rsidR="00AB5B27" w:rsidDel="00170849" w:rsidP="001D7EDE" w:rsidRDefault="00AB5B27" w14:paraId="7D84B9DB" w14:textId="30BA6A6B">
      <w:pPr>
        <w:pStyle w:val="BodyText"/>
        <w:rPr>
          <w:del w:author="Litjens, R. (Remco)" w:date="2020-09-28T13:10:00Z" w:id="241"/>
          <w:lang w:val="en-GB"/>
        </w:rPr>
      </w:pPr>
    </w:p>
    <w:p w:rsidRPr="00EE0162" w:rsidR="00637248" w:rsidP="009A4899" w:rsidRDefault="009A4899" w14:paraId="7051C9E8" w14:textId="2F179EEB">
      <w:pPr>
        <w:pStyle w:val="Heading1"/>
        <w:rPr>
          <w:lang w:val="en-GB"/>
        </w:rPr>
      </w:pPr>
      <w:commentRangeStart w:id="242"/>
      <w:r w:rsidRPr="00EE0162">
        <w:rPr>
          <w:lang w:val="en-GB"/>
        </w:rPr>
        <w:t xml:space="preserve">Initial </w:t>
      </w:r>
      <w:r w:rsidRPr="00EE0162" w:rsidR="00637248">
        <w:rPr>
          <w:lang w:val="en-GB"/>
        </w:rPr>
        <w:t>Assessment</w:t>
      </w:r>
      <w:r w:rsidRPr="00EE0162" w:rsidR="0021414E">
        <w:rPr>
          <w:lang w:val="en-GB"/>
        </w:rPr>
        <w:t xml:space="preserve"> (HANS</w:t>
      </w:r>
      <w:r w:rsidRPr="00EE0162" w:rsidR="00EE75EC">
        <w:rPr>
          <w:lang w:val="en-GB"/>
        </w:rPr>
        <w:t>; 1-2 pages</w:t>
      </w:r>
      <w:r w:rsidRPr="00EE0162" w:rsidR="0021414E">
        <w:rPr>
          <w:lang w:val="en-GB"/>
        </w:rPr>
        <w:t>)</w:t>
      </w:r>
    </w:p>
    <w:p w:rsidRPr="00EE0162" w:rsidR="000A6421" w:rsidP="009A4899" w:rsidRDefault="00C94759" w14:paraId="7A441E5A" w14:textId="19194AB2">
      <w:pPr>
        <w:pStyle w:val="BodyText"/>
        <w:rPr>
          <w:lang w:val="en-GB"/>
        </w:rPr>
      </w:pPr>
      <w:r w:rsidRPr="00EE0162">
        <w:rPr>
          <w:lang w:val="en-GB"/>
        </w:rPr>
        <w:t>Intro t</w:t>
      </w:r>
      <w:r w:rsidRPr="00EE0162" w:rsidR="000A6421">
        <w:rPr>
          <w:lang w:val="en-GB"/>
        </w:rPr>
        <w:t>ext …</w:t>
      </w:r>
      <w:ins w:author="Litjens, R. (Remco)" w:date="2020-09-28T10:16:00Z" w:id="243">
        <w:r w:rsidRPr="00EE0162" w:rsidR="00491C2A">
          <w:rPr>
            <w:lang w:val="en-GB"/>
          </w:rPr>
          <w:t xml:space="preserve"> Mention implementation in simulator here</w:t>
        </w:r>
      </w:ins>
      <w:ins w:author="Litjens, R. (Remco)" w:date="2020-09-28T10:17:00Z" w:id="244">
        <w:r w:rsidRPr="00EE0162" w:rsidR="00491C2A">
          <w:rPr>
            <w:lang w:val="en-GB"/>
          </w:rPr>
          <w:t xml:space="preserve"> …</w:t>
        </w:r>
      </w:ins>
    </w:p>
    <w:p w:rsidRPr="00EE0162" w:rsidR="009A4899" w:rsidP="000A6421" w:rsidRDefault="000A6421" w14:paraId="021995DE" w14:textId="0F33B395">
      <w:pPr>
        <w:pStyle w:val="Heading2"/>
        <w:rPr>
          <w:lang w:val="en-GB"/>
        </w:rPr>
      </w:pPr>
      <w:r w:rsidRPr="00EE0162">
        <w:rPr>
          <w:lang w:val="en-GB"/>
        </w:rPr>
        <w:t>S</w:t>
      </w:r>
      <w:r w:rsidRPr="00EE0162" w:rsidR="009A4899">
        <w:rPr>
          <w:lang w:val="en-GB"/>
        </w:rPr>
        <w:t>cenarios</w:t>
      </w:r>
      <w:r w:rsidRPr="00EE0162">
        <w:rPr>
          <w:lang w:val="en-GB"/>
        </w:rPr>
        <w:t xml:space="preserve"> and KPIs</w:t>
      </w:r>
    </w:p>
    <w:p w:rsidRPr="00EE0162" w:rsidR="000254A3" w:rsidP="000254A3" w:rsidRDefault="000254A3" w14:paraId="11368136" w14:textId="77777777">
      <w:pPr>
        <w:pStyle w:val="BodyText"/>
        <w:rPr>
          <w:lang w:val="en-GB"/>
        </w:rPr>
      </w:pPr>
      <w:r w:rsidRPr="00EE0162">
        <w:rPr>
          <w:lang w:val="en-GB"/>
        </w:rPr>
        <w:t>Text …</w:t>
      </w:r>
    </w:p>
    <w:p w:rsidRPr="00EE0162" w:rsidR="009303D9" w:rsidP="00F72200" w:rsidRDefault="00F72200" w14:paraId="158BFBE9" w14:textId="55440A13">
      <w:pPr>
        <w:pStyle w:val="tablehead"/>
        <w:tabs>
          <w:tab w:val="clear" w:pos="1080"/>
        </w:tabs>
        <w:rPr>
          <w:lang w:val="en-GB"/>
        </w:rPr>
      </w:pPr>
      <w:commentRangeStart w:id="245"/>
      <w:r w:rsidRPr="00EE0162">
        <w:rPr>
          <w:lang w:val="en-GB"/>
        </w:rPr>
        <w:t>Simulation scenarios.</w:t>
      </w:r>
      <w:commentRangeEnd w:id="245"/>
      <w:r w:rsidR="00E14ED5">
        <w:rPr>
          <w:rStyle w:val="CommentReference"/>
          <w:smallCaps w:val="0"/>
          <w:noProof w:val="0"/>
        </w:rPr>
        <w:commentReference w:id="245"/>
      </w:r>
    </w:p>
    <w:tbl>
      <w:tblPr>
        <w:tblW w:w="4990"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left w:w="57" w:type="dxa"/>
          <w:right w:w="57" w:type="dxa"/>
        </w:tblCellMar>
        <w:tblLook w:val="0000" w:firstRow="0" w:lastRow="0" w:firstColumn="0" w:lastColumn="0" w:noHBand="0" w:noVBand="0"/>
      </w:tblPr>
      <w:tblGrid>
        <w:gridCol w:w="340"/>
        <w:gridCol w:w="794"/>
        <w:gridCol w:w="794"/>
        <w:gridCol w:w="567"/>
        <w:gridCol w:w="340"/>
        <w:gridCol w:w="794"/>
        <w:gridCol w:w="794"/>
        <w:gridCol w:w="567"/>
      </w:tblGrid>
      <w:tr w:rsidRPr="00EE0162" w:rsidR="00516FA5" w:rsidTr="006A2FFD" w14:paraId="2C70A15E" w14:textId="77777777">
        <w:trPr>
          <w:trHeight w:val="320"/>
          <w:jc w:val="center"/>
        </w:trPr>
        <w:tc>
          <w:tcPr>
            <w:tcW w:w="340" w:type="dxa"/>
            <w:vMerge w:val="restart"/>
            <w:shd w:val="clear" w:color="auto" w:fill="DEEAF6" w:themeFill="accent1" w:themeFillTint="33"/>
            <w:textDirection w:val="btLr"/>
            <w:vAlign w:val="center"/>
          </w:tcPr>
          <w:p w:rsidRPr="006344E0" w:rsidR="006374E5" w:rsidP="005B24DE" w:rsidRDefault="006374E5" w14:paraId="4BEB45D6" w14:textId="1CD8AA18">
            <w:pPr>
              <w:pStyle w:val="tablecopy"/>
              <w:ind w:left="113" w:right="113"/>
              <w:jc w:val="right"/>
              <w:rPr>
                <w:b/>
                <w:bCs/>
                <w:lang w:val="en-GB"/>
              </w:rPr>
            </w:pPr>
            <w:r w:rsidRPr="006344E0">
              <w:rPr>
                <w:b/>
                <w:bCs/>
                <w:smallCaps/>
                <w:lang w:val="en-GB"/>
              </w:rPr>
              <w:t>application scenario</w:t>
            </w:r>
          </w:p>
        </w:tc>
        <w:tc>
          <w:tcPr>
            <w:tcW w:w="794" w:type="dxa"/>
            <w:shd w:val="clear" w:color="auto" w:fill="auto"/>
            <w:vAlign w:val="center"/>
          </w:tcPr>
          <w:p w:rsidRPr="00423EDD" w:rsidR="006374E5" w:rsidP="006344E0" w:rsidRDefault="006374E5" w14:paraId="5D3ED3C5" w14:textId="24D2F41A">
            <w:pPr>
              <w:pStyle w:val="tablecopy"/>
              <w:jc w:val="center"/>
              <w:rPr>
                <w:lang w:val="en-GB"/>
              </w:rPr>
            </w:pPr>
            <w:r w:rsidRPr="00423EDD">
              <w:rPr>
                <w:lang w:val="en-GB"/>
              </w:rPr>
              <w:t>N</w:t>
            </w:r>
            <w:r w:rsidRPr="00423EDD">
              <w:rPr>
                <w:vertAlign w:val="subscript"/>
                <w:lang w:val="en-GB"/>
              </w:rPr>
              <w:t>P</w:t>
            </w:r>
          </w:p>
        </w:tc>
        <w:tc>
          <w:tcPr>
            <w:tcW w:w="794" w:type="dxa"/>
            <w:tcBorders>
              <w:right w:val="nil"/>
            </w:tcBorders>
            <w:vAlign w:val="center"/>
          </w:tcPr>
          <w:p w:rsidRPr="00423EDD" w:rsidR="006374E5" w:rsidP="006374E5" w:rsidRDefault="006374E5" w14:paraId="4E4F1A43" w14:textId="37424A06">
            <w:pPr>
              <w:pStyle w:val="tablecopy"/>
              <w:jc w:val="right"/>
              <w:rPr>
                <w:lang w:val="en-GB"/>
              </w:rPr>
            </w:pPr>
            <w:r w:rsidRPr="00423EDD">
              <w:rPr>
                <w:lang w:val="en-GB"/>
              </w:rPr>
              <w:t>4</w:t>
            </w:r>
          </w:p>
        </w:tc>
        <w:tc>
          <w:tcPr>
            <w:tcW w:w="567" w:type="dxa"/>
            <w:tcBorders>
              <w:left w:val="nil"/>
            </w:tcBorders>
            <w:shd w:val="clear" w:color="auto" w:fill="auto"/>
            <w:vAlign w:val="center"/>
          </w:tcPr>
          <w:p w:rsidRPr="006344E0" w:rsidR="006374E5" w:rsidP="006374E5" w:rsidRDefault="006374E5" w14:paraId="73D4E8DB" w14:textId="77777777">
            <w:pPr>
              <w:jc w:val="left"/>
              <w:rPr>
                <w:b/>
                <w:bCs/>
                <w:smallCaps/>
                <w:sz w:val="16"/>
                <w:szCs w:val="16"/>
                <w:lang w:val="en-GB"/>
              </w:rPr>
            </w:pPr>
          </w:p>
        </w:tc>
        <w:tc>
          <w:tcPr>
            <w:tcW w:w="340" w:type="dxa"/>
            <w:vMerge w:val="restart"/>
            <w:shd w:val="clear" w:color="auto" w:fill="DEEAF6" w:themeFill="accent1" w:themeFillTint="33"/>
            <w:textDirection w:val="btLr"/>
            <w:vAlign w:val="center"/>
          </w:tcPr>
          <w:p w:rsidRPr="006344E0" w:rsidR="006374E5" w:rsidP="005B24DE" w:rsidRDefault="006374E5" w14:paraId="0EC4300F" w14:textId="4F2C5C11">
            <w:pPr>
              <w:ind w:left="113" w:right="113"/>
              <w:jc w:val="right"/>
              <w:rPr>
                <w:b/>
                <w:bCs/>
                <w:sz w:val="16"/>
                <w:szCs w:val="16"/>
                <w:lang w:val="en-GB"/>
              </w:rPr>
            </w:pPr>
            <w:r w:rsidRPr="006344E0">
              <w:rPr>
                <w:b/>
                <w:bCs/>
                <w:smallCaps/>
                <w:sz w:val="16"/>
                <w:szCs w:val="16"/>
                <w:lang w:val="en-GB"/>
              </w:rPr>
              <w:t>network aspects</w:t>
            </w:r>
          </w:p>
        </w:tc>
        <w:tc>
          <w:tcPr>
            <w:tcW w:w="794" w:type="dxa"/>
            <w:vAlign w:val="center"/>
          </w:tcPr>
          <w:p w:rsidRPr="00423EDD" w:rsidR="006374E5" w:rsidP="00AE1F8D" w:rsidRDefault="006374E5" w14:paraId="4BAF532E" w14:textId="47E7480F">
            <w:pPr>
              <w:rPr>
                <w:sz w:val="16"/>
                <w:szCs w:val="16"/>
                <w:lang w:val="en-GB"/>
              </w:rPr>
            </w:pPr>
            <w:proofErr w:type="spellStart"/>
            <w:r w:rsidRPr="00423EDD">
              <w:rPr>
                <w:sz w:val="16"/>
                <w:szCs w:val="16"/>
                <w:lang w:val="en-GB"/>
              </w:rPr>
              <w:t>p</w:t>
            </w:r>
            <w:r w:rsidRPr="00423EDD">
              <w:rPr>
                <w:sz w:val="16"/>
                <w:szCs w:val="16"/>
                <w:vertAlign w:val="subscript"/>
                <w:lang w:val="en-GB"/>
              </w:rPr>
              <w:t>MAX,BS</w:t>
            </w:r>
            <w:proofErr w:type="spellEnd"/>
          </w:p>
        </w:tc>
        <w:tc>
          <w:tcPr>
            <w:tcW w:w="794" w:type="dxa"/>
            <w:tcBorders>
              <w:right w:val="nil"/>
            </w:tcBorders>
            <w:vAlign w:val="center"/>
          </w:tcPr>
          <w:p w:rsidRPr="00423EDD" w:rsidR="006374E5" w:rsidP="00AE1F8D" w:rsidRDefault="006374E5" w14:paraId="44751657" w14:textId="43861B80">
            <w:pPr>
              <w:jc w:val="right"/>
              <w:rPr>
                <w:sz w:val="16"/>
                <w:szCs w:val="16"/>
                <w:lang w:val="en-GB"/>
              </w:rPr>
            </w:pPr>
            <w:r>
              <w:rPr>
                <w:sz w:val="16"/>
                <w:szCs w:val="16"/>
                <w:lang w:val="en-GB"/>
              </w:rPr>
              <w:t>X</w:t>
            </w:r>
          </w:p>
        </w:tc>
        <w:tc>
          <w:tcPr>
            <w:tcW w:w="567" w:type="dxa"/>
            <w:tcBorders>
              <w:left w:val="nil"/>
            </w:tcBorders>
            <w:vAlign w:val="center"/>
          </w:tcPr>
          <w:p w:rsidRPr="00423EDD" w:rsidR="006374E5" w:rsidP="00AE1F8D" w:rsidRDefault="006374E5" w14:paraId="2016F98F" w14:textId="674DE9BE">
            <w:pPr>
              <w:jc w:val="left"/>
              <w:rPr>
                <w:sz w:val="16"/>
                <w:szCs w:val="16"/>
                <w:lang w:val="en-GB"/>
              </w:rPr>
            </w:pPr>
            <w:r w:rsidRPr="00423EDD">
              <w:rPr>
                <w:sz w:val="16"/>
                <w:szCs w:val="16"/>
                <w:lang w:val="en-GB"/>
              </w:rPr>
              <w:t>dBm</w:t>
            </w:r>
          </w:p>
        </w:tc>
      </w:tr>
      <w:tr w:rsidRPr="00EE0162" w:rsidR="00516FA5" w:rsidTr="006A2FFD" w14:paraId="3173E2F1" w14:textId="77777777">
        <w:trPr>
          <w:trHeight w:val="320"/>
          <w:jc w:val="center"/>
        </w:trPr>
        <w:tc>
          <w:tcPr>
            <w:tcW w:w="340" w:type="dxa"/>
            <w:vMerge/>
            <w:vAlign w:val="center"/>
          </w:tcPr>
          <w:p w:rsidRPr="00423EDD" w:rsidR="006374E5" w:rsidP="005B24DE" w:rsidRDefault="006374E5" w14:paraId="09281C5C" w14:textId="77777777">
            <w:pPr>
              <w:pStyle w:val="tablecopy"/>
              <w:jc w:val="right"/>
              <w:rPr>
                <w:lang w:val="en-GB"/>
              </w:rPr>
            </w:pPr>
          </w:p>
        </w:tc>
        <w:tc>
          <w:tcPr>
            <w:tcW w:w="794" w:type="dxa"/>
            <w:vAlign w:val="center"/>
          </w:tcPr>
          <w:p w:rsidRPr="00423EDD" w:rsidR="006374E5" w:rsidP="006344E0" w:rsidRDefault="006374E5" w14:paraId="44388065" w14:textId="685B1456">
            <w:pPr>
              <w:pStyle w:val="tablecopy"/>
              <w:jc w:val="center"/>
              <w:rPr>
                <w:vertAlign w:val="subscript"/>
                <w:lang w:val="en-GB"/>
              </w:rPr>
            </w:pPr>
            <w:r w:rsidRPr="00423EDD">
              <w:rPr>
                <w:lang w:val="en-GB"/>
              </w:rPr>
              <w:t>N</w:t>
            </w:r>
            <w:r w:rsidRPr="00423EDD">
              <w:rPr>
                <w:vertAlign w:val="subscript"/>
                <w:lang w:val="en-GB"/>
              </w:rPr>
              <w:t>V</w:t>
            </w:r>
          </w:p>
        </w:tc>
        <w:tc>
          <w:tcPr>
            <w:tcW w:w="794" w:type="dxa"/>
            <w:tcBorders>
              <w:right w:val="nil"/>
            </w:tcBorders>
            <w:vAlign w:val="center"/>
          </w:tcPr>
          <w:p w:rsidRPr="00423EDD" w:rsidR="006374E5" w:rsidP="006374E5" w:rsidRDefault="006374E5" w14:paraId="46A273EA" w14:textId="2A4C6706">
            <w:pPr>
              <w:pStyle w:val="tablecopy"/>
              <w:jc w:val="right"/>
              <w:rPr>
                <w:lang w:val="en-GB"/>
              </w:rPr>
            </w:pPr>
            <w:r w:rsidRPr="00423EDD">
              <w:rPr>
                <w:lang w:val="en-GB"/>
              </w:rPr>
              <w:t>4</w:t>
            </w:r>
          </w:p>
        </w:tc>
        <w:tc>
          <w:tcPr>
            <w:tcW w:w="567" w:type="dxa"/>
            <w:tcBorders>
              <w:left w:val="nil"/>
            </w:tcBorders>
            <w:shd w:val="clear" w:color="auto" w:fill="auto"/>
            <w:vAlign w:val="center"/>
          </w:tcPr>
          <w:p w:rsidRPr="00423EDD" w:rsidR="006374E5" w:rsidP="006374E5" w:rsidRDefault="006374E5" w14:paraId="75E9A866" w14:textId="77777777">
            <w:pPr>
              <w:jc w:val="left"/>
              <w:rPr>
                <w:sz w:val="16"/>
                <w:szCs w:val="16"/>
                <w:lang w:val="en-GB"/>
              </w:rPr>
            </w:pPr>
          </w:p>
        </w:tc>
        <w:tc>
          <w:tcPr>
            <w:tcW w:w="340" w:type="dxa"/>
            <w:vMerge/>
            <w:shd w:val="clear" w:color="auto" w:fill="DEEAF6" w:themeFill="accent1" w:themeFillTint="33"/>
            <w:vAlign w:val="center"/>
          </w:tcPr>
          <w:p w:rsidRPr="00423EDD" w:rsidR="006374E5" w:rsidP="005B24DE" w:rsidRDefault="006374E5" w14:paraId="6E90E33E" w14:textId="1ADEF1A9">
            <w:pPr>
              <w:jc w:val="right"/>
              <w:rPr>
                <w:sz w:val="16"/>
                <w:szCs w:val="16"/>
                <w:lang w:val="en-GB"/>
              </w:rPr>
            </w:pPr>
          </w:p>
        </w:tc>
        <w:tc>
          <w:tcPr>
            <w:tcW w:w="794" w:type="dxa"/>
            <w:vAlign w:val="center"/>
          </w:tcPr>
          <w:p w:rsidRPr="00423EDD" w:rsidR="006374E5" w:rsidP="00AE1F8D" w:rsidRDefault="006374E5" w14:paraId="6145ADF3" w14:textId="44724369">
            <w:pPr>
              <w:rPr>
                <w:sz w:val="16"/>
                <w:szCs w:val="16"/>
                <w:lang w:val="en-GB"/>
              </w:rPr>
            </w:pPr>
            <w:proofErr w:type="spellStart"/>
            <w:r w:rsidRPr="00423EDD">
              <w:rPr>
                <w:sz w:val="16"/>
                <w:szCs w:val="16"/>
                <w:lang w:val="en-GB"/>
              </w:rPr>
              <w:t>p</w:t>
            </w:r>
            <w:r w:rsidRPr="00423EDD">
              <w:rPr>
                <w:sz w:val="16"/>
                <w:szCs w:val="16"/>
                <w:vertAlign w:val="subscript"/>
                <w:lang w:val="en-GB"/>
              </w:rPr>
              <w:t>MAX,UE</w:t>
            </w:r>
            <w:proofErr w:type="spellEnd"/>
          </w:p>
        </w:tc>
        <w:tc>
          <w:tcPr>
            <w:tcW w:w="794" w:type="dxa"/>
            <w:tcBorders>
              <w:right w:val="nil"/>
            </w:tcBorders>
            <w:vAlign w:val="center"/>
          </w:tcPr>
          <w:p w:rsidRPr="00423EDD" w:rsidR="006374E5" w:rsidP="00AE1F8D" w:rsidRDefault="006374E5" w14:paraId="7E32F064" w14:textId="48066757">
            <w:pPr>
              <w:jc w:val="right"/>
              <w:rPr>
                <w:sz w:val="16"/>
                <w:szCs w:val="16"/>
                <w:lang w:val="en-GB"/>
              </w:rPr>
            </w:pPr>
            <w:r>
              <w:rPr>
                <w:sz w:val="16"/>
                <w:szCs w:val="16"/>
                <w:lang w:val="en-GB"/>
              </w:rPr>
              <w:t>X</w:t>
            </w:r>
          </w:p>
        </w:tc>
        <w:tc>
          <w:tcPr>
            <w:tcW w:w="567" w:type="dxa"/>
            <w:tcBorders>
              <w:left w:val="nil"/>
            </w:tcBorders>
            <w:vAlign w:val="center"/>
          </w:tcPr>
          <w:p w:rsidRPr="00423EDD" w:rsidR="006374E5" w:rsidP="00AE1F8D" w:rsidRDefault="006374E5" w14:paraId="492F2A3B" w14:textId="47C0D164">
            <w:pPr>
              <w:jc w:val="left"/>
              <w:rPr>
                <w:sz w:val="16"/>
                <w:szCs w:val="16"/>
                <w:lang w:val="en-GB"/>
              </w:rPr>
            </w:pPr>
            <w:r w:rsidRPr="00423EDD">
              <w:rPr>
                <w:sz w:val="16"/>
                <w:szCs w:val="16"/>
                <w:lang w:val="en-GB"/>
              </w:rPr>
              <w:t>dBm</w:t>
            </w:r>
          </w:p>
        </w:tc>
      </w:tr>
      <w:tr w:rsidRPr="00EE0162" w:rsidR="00516FA5" w:rsidTr="006A2FFD" w14:paraId="06CFEB2E" w14:textId="77777777">
        <w:trPr>
          <w:trHeight w:val="320"/>
          <w:jc w:val="center"/>
        </w:trPr>
        <w:tc>
          <w:tcPr>
            <w:tcW w:w="340" w:type="dxa"/>
            <w:vMerge/>
            <w:vAlign w:val="center"/>
          </w:tcPr>
          <w:p w:rsidRPr="00423EDD" w:rsidR="006374E5" w:rsidP="005B24DE" w:rsidRDefault="006374E5" w14:paraId="443EDE28" w14:textId="77777777">
            <w:pPr>
              <w:pStyle w:val="tablecopy"/>
              <w:jc w:val="right"/>
              <w:rPr>
                <w:lang w:val="en-GB"/>
              </w:rPr>
            </w:pPr>
          </w:p>
        </w:tc>
        <w:tc>
          <w:tcPr>
            <w:tcW w:w="794" w:type="dxa"/>
            <w:vAlign w:val="center"/>
          </w:tcPr>
          <w:p w:rsidRPr="00423EDD" w:rsidR="006374E5" w:rsidP="006344E0" w:rsidRDefault="006374E5" w14:paraId="5B13C222" w14:textId="559EB2D1">
            <w:pPr>
              <w:pStyle w:val="tablecopy"/>
              <w:jc w:val="center"/>
              <w:rPr>
                <w:vertAlign w:val="subscript"/>
                <w:lang w:val="en-GB"/>
              </w:rPr>
            </w:pPr>
            <w:r w:rsidRPr="00423EDD">
              <w:rPr>
                <w:rFonts w:ascii="Symbol" w:hAnsi="Symbol" w:eastAsia="Symbol" w:cs="Symbol"/>
                <w:lang w:val="en-GB"/>
              </w:rPr>
              <w:t>m</w:t>
            </w:r>
            <w:r w:rsidRPr="00423EDD">
              <w:rPr>
                <w:vertAlign w:val="subscript"/>
                <w:lang w:val="en-GB"/>
              </w:rPr>
              <w:t>z</w:t>
            </w:r>
          </w:p>
        </w:tc>
        <w:tc>
          <w:tcPr>
            <w:tcW w:w="794" w:type="dxa"/>
            <w:tcBorders>
              <w:right w:val="nil"/>
            </w:tcBorders>
            <w:vAlign w:val="center"/>
          </w:tcPr>
          <w:p w:rsidRPr="00423EDD" w:rsidR="006374E5" w:rsidP="006374E5" w:rsidRDefault="006374E5" w14:paraId="200B7017" w14:textId="20E8AB8A">
            <w:pPr>
              <w:pStyle w:val="tablecopy"/>
              <w:jc w:val="right"/>
              <w:rPr>
                <w:lang w:val="en-GB"/>
              </w:rPr>
            </w:pPr>
            <w:r w:rsidRPr="00423EDD">
              <w:rPr>
                <w:highlight w:val="yellow"/>
                <w:lang w:val="en-GB"/>
              </w:rPr>
              <w:t>1.2</w:t>
            </w:r>
          </w:p>
        </w:tc>
        <w:tc>
          <w:tcPr>
            <w:tcW w:w="567" w:type="dxa"/>
            <w:tcBorders>
              <w:left w:val="nil"/>
            </w:tcBorders>
            <w:shd w:val="clear" w:color="auto" w:fill="auto"/>
            <w:vAlign w:val="center"/>
          </w:tcPr>
          <w:p w:rsidRPr="00423EDD" w:rsidR="006374E5" w:rsidP="006374E5" w:rsidRDefault="003E0717" w14:paraId="7ED91C8B" w14:textId="7F49DB01">
            <w:pPr>
              <w:jc w:val="left"/>
              <w:rPr>
                <w:sz w:val="16"/>
                <w:szCs w:val="16"/>
                <w:lang w:val="en-GB"/>
              </w:rPr>
            </w:pPr>
            <w:r>
              <w:rPr>
                <w:sz w:val="16"/>
                <w:szCs w:val="16"/>
                <w:lang w:val="en-GB"/>
              </w:rPr>
              <w:t>m</w:t>
            </w:r>
          </w:p>
        </w:tc>
        <w:tc>
          <w:tcPr>
            <w:tcW w:w="340" w:type="dxa"/>
            <w:vMerge/>
            <w:shd w:val="clear" w:color="auto" w:fill="DEEAF6" w:themeFill="accent1" w:themeFillTint="33"/>
            <w:vAlign w:val="center"/>
          </w:tcPr>
          <w:p w:rsidRPr="00423EDD" w:rsidR="006374E5" w:rsidP="005B24DE" w:rsidRDefault="006374E5" w14:paraId="13D1CE77" w14:textId="61D3365B">
            <w:pPr>
              <w:jc w:val="right"/>
              <w:rPr>
                <w:sz w:val="16"/>
                <w:szCs w:val="16"/>
                <w:lang w:val="en-GB"/>
              </w:rPr>
            </w:pPr>
          </w:p>
        </w:tc>
        <w:tc>
          <w:tcPr>
            <w:tcW w:w="794" w:type="dxa"/>
            <w:vAlign w:val="center"/>
          </w:tcPr>
          <w:p w:rsidRPr="00423EDD" w:rsidR="006374E5" w:rsidP="00AE1F8D" w:rsidRDefault="006374E5" w14:paraId="71D7DEBF" w14:textId="2F1A022A">
            <w:pPr>
              <w:rPr>
                <w:sz w:val="16"/>
                <w:szCs w:val="16"/>
                <w:lang w:val="en-GB"/>
              </w:rPr>
            </w:pPr>
            <w:r w:rsidRPr="00423EDD">
              <w:rPr>
                <w:sz w:val="16"/>
                <w:szCs w:val="16"/>
                <w:lang w:val="en-GB"/>
              </w:rPr>
              <w:t>NF</w:t>
            </w:r>
            <w:r w:rsidRPr="00423EDD">
              <w:rPr>
                <w:sz w:val="16"/>
                <w:szCs w:val="16"/>
                <w:vertAlign w:val="subscript"/>
                <w:lang w:val="en-GB"/>
              </w:rPr>
              <w:t>BS</w:t>
            </w:r>
          </w:p>
        </w:tc>
        <w:tc>
          <w:tcPr>
            <w:tcW w:w="794" w:type="dxa"/>
            <w:tcBorders>
              <w:right w:val="nil"/>
            </w:tcBorders>
            <w:vAlign w:val="center"/>
          </w:tcPr>
          <w:p w:rsidRPr="00423EDD" w:rsidR="006374E5" w:rsidP="00AE1F8D" w:rsidRDefault="006374E5" w14:paraId="72FD3F92" w14:textId="40B1AA55">
            <w:pPr>
              <w:jc w:val="right"/>
              <w:rPr>
                <w:sz w:val="16"/>
                <w:szCs w:val="16"/>
                <w:lang w:val="en-GB"/>
              </w:rPr>
            </w:pPr>
            <w:r>
              <w:rPr>
                <w:sz w:val="16"/>
                <w:szCs w:val="16"/>
                <w:lang w:val="en-GB"/>
              </w:rPr>
              <w:t>X</w:t>
            </w:r>
          </w:p>
        </w:tc>
        <w:tc>
          <w:tcPr>
            <w:tcW w:w="567" w:type="dxa"/>
            <w:tcBorders>
              <w:left w:val="nil"/>
            </w:tcBorders>
            <w:vAlign w:val="center"/>
          </w:tcPr>
          <w:p w:rsidRPr="00423EDD" w:rsidR="006374E5" w:rsidP="00AE1F8D" w:rsidRDefault="00AE1F8D" w14:paraId="01892EAA" w14:textId="7DE18F1F">
            <w:pPr>
              <w:jc w:val="left"/>
              <w:rPr>
                <w:sz w:val="16"/>
                <w:szCs w:val="16"/>
                <w:lang w:val="en-GB"/>
              </w:rPr>
            </w:pPr>
            <w:r>
              <w:rPr>
                <w:sz w:val="16"/>
                <w:szCs w:val="16"/>
                <w:lang w:val="en-GB"/>
              </w:rPr>
              <w:t>d</w:t>
            </w:r>
            <w:r w:rsidRPr="00423EDD" w:rsidR="006374E5">
              <w:rPr>
                <w:sz w:val="16"/>
                <w:szCs w:val="16"/>
                <w:lang w:val="en-GB"/>
              </w:rPr>
              <w:t>B</w:t>
            </w:r>
          </w:p>
        </w:tc>
      </w:tr>
      <w:tr w:rsidRPr="00EE0162" w:rsidR="00516FA5" w:rsidTr="006A2FFD" w14:paraId="1B4D4613" w14:textId="77777777">
        <w:trPr>
          <w:trHeight w:val="320"/>
          <w:jc w:val="center"/>
        </w:trPr>
        <w:tc>
          <w:tcPr>
            <w:tcW w:w="340" w:type="dxa"/>
            <w:vMerge/>
            <w:vAlign w:val="center"/>
          </w:tcPr>
          <w:p w:rsidRPr="00423EDD" w:rsidR="006374E5" w:rsidP="005B24DE" w:rsidRDefault="006374E5" w14:paraId="0080E90C" w14:textId="77777777">
            <w:pPr>
              <w:pStyle w:val="tablecopy"/>
              <w:jc w:val="right"/>
              <w:rPr>
                <w:lang w:val="en-GB"/>
              </w:rPr>
            </w:pPr>
          </w:p>
        </w:tc>
        <w:tc>
          <w:tcPr>
            <w:tcW w:w="794" w:type="dxa"/>
            <w:vAlign w:val="center"/>
          </w:tcPr>
          <w:p w:rsidRPr="00423EDD" w:rsidR="006374E5" w:rsidP="006344E0" w:rsidRDefault="006374E5" w14:paraId="21ACDC97" w14:textId="14579F24">
            <w:pPr>
              <w:pStyle w:val="tablecopy"/>
              <w:jc w:val="center"/>
              <w:rPr>
                <w:lang w:val="en-GB"/>
              </w:rPr>
            </w:pPr>
            <w:r w:rsidRPr="00423EDD">
              <w:rPr>
                <w:rFonts w:ascii="Symbol" w:hAnsi="Symbol" w:eastAsia="Symbol" w:cs="Symbol"/>
                <w:lang w:val="en-GB"/>
              </w:rPr>
              <w:t>s</w:t>
            </w:r>
            <w:r w:rsidRPr="00423EDD">
              <w:rPr>
                <w:vertAlign w:val="subscript"/>
                <w:lang w:val="en-GB"/>
              </w:rPr>
              <w:t>x</w:t>
            </w:r>
          </w:p>
        </w:tc>
        <w:tc>
          <w:tcPr>
            <w:tcW w:w="794" w:type="dxa"/>
            <w:tcBorders>
              <w:right w:val="nil"/>
            </w:tcBorders>
            <w:vAlign w:val="center"/>
          </w:tcPr>
          <w:p w:rsidRPr="00423EDD" w:rsidR="006374E5" w:rsidP="006374E5" w:rsidRDefault="006374E5" w14:paraId="7F975263" w14:textId="73C5670F">
            <w:pPr>
              <w:pStyle w:val="tablecopy"/>
              <w:jc w:val="right"/>
              <w:rPr>
                <w:lang w:val="en-GB"/>
              </w:rPr>
            </w:pPr>
            <w:r w:rsidRPr="00423EDD">
              <w:rPr>
                <w:lang w:val="en-GB"/>
              </w:rPr>
              <w:t>0.067</w:t>
            </w:r>
          </w:p>
        </w:tc>
        <w:tc>
          <w:tcPr>
            <w:tcW w:w="567" w:type="dxa"/>
            <w:tcBorders>
              <w:left w:val="nil"/>
            </w:tcBorders>
            <w:shd w:val="clear" w:color="auto" w:fill="auto"/>
            <w:vAlign w:val="center"/>
          </w:tcPr>
          <w:p w:rsidRPr="00423EDD" w:rsidR="006374E5" w:rsidP="006374E5" w:rsidRDefault="003E0717" w14:paraId="7AF85096" w14:textId="4F2C84B4">
            <w:pPr>
              <w:jc w:val="left"/>
              <w:rPr>
                <w:sz w:val="16"/>
                <w:szCs w:val="16"/>
                <w:lang w:val="en-GB"/>
              </w:rPr>
            </w:pPr>
            <w:r>
              <w:rPr>
                <w:sz w:val="16"/>
                <w:szCs w:val="16"/>
                <w:lang w:val="en-GB"/>
              </w:rPr>
              <w:t>m</w:t>
            </w:r>
          </w:p>
        </w:tc>
        <w:tc>
          <w:tcPr>
            <w:tcW w:w="340" w:type="dxa"/>
            <w:vMerge/>
            <w:shd w:val="clear" w:color="auto" w:fill="DEEAF6" w:themeFill="accent1" w:themeFillTint="33"/>
            <w:vAlign w:val="center"/>
          </w:tcPr>
          <w:p w:rsidRPr="00423EDD" w:rsidR="006374E5" w:rsidP="005B24DE" w:rsidRDefault="006374E5" w14:paraId="47969D10" w14:textId="298F568E">
            <w:pPr>
              <w:jc w:val="right"/>
              <w:rPr>
                <w:sz w:val="16"/>
                <w:szCs w:val="16"/>
                <w:lang w:val="en-GB"/>
              </w:rPr>
            </w:pPr>
          </w:p>
        </w:tc>
        <w:tc>
          <w:tcPr>
            <w:tcW w:w="794" w:type="dxa"/>
            <w:vAlign w:val="center"/>
          </w:tcPr>
          <w:p w:rsidRPr="00423EDD" w:rsidR="006374E5" w:rsidP="00AE1F8D" w:rsidRDefault="006374E5" w14:paraId="6B408F62" w14:textId="60FF9226">
            <w:pPr>
              <w:rPr>
                <w:sz w:val="16"/>
                <w:szCs w:val="16"/>
                <w:lang w:val="en-GB"/>
              </w:rPr>
            </w:pPr>
            <w:r w:rsidRPr="00423EDD">
              <w:rPr>
                <w:sz w:val="16"/>
                <w:szCs w:val="16"/>
                <w:lang w:val="en-GB"/>
              </w:rPr>
              <w:t>NF</w:t>
            </w:r>
            <w:r w:rsidRPr="00423EDD">
              <w:rPr>
                <w:sz w:val="16"/>
                <w:szCs w:val="16"/>
                <w:vertAlign w:val="subscript"/>
                <w:lang w:val="en-GB"/>
              </w:rPr>
              <w:t>UE</w:t>
            </w:r>
          </w:p>
        </w:tc>
        <w:tc>
          <w:tcPr>
            <w:tcW w:w="794" w:type="dxa"/>
            <w:tcBorders>
              <w:right w:val="nil"/>
            </w:tcBorders>
            <w:vAlign w:val="center"/>
          </w:tcPr>
          <w:p w:rsidRPr="00423EDD" w:rsidR="006374E5" w:rsidP="00AE1F8D" w:rsidRDefault="006374E5" w14:paraId="069F3F39" w14:textId="7AE0515F">
            <w:pPr>
              <w:jc w:val="right"/>
              <w:rPr>
                <w:sz w:val="16"/>
                <w:szCs w:val="16"/>
                <w:lang w:val="en-GB"/>
              </w:rPr>
            </w:pPr>
            <w:r>
              <w:rPr>
                <w:sz w:val="16"/>
                <w:szCs w:val="16"/>
                <w:lang w:val="en-GB"/>
              </w:rPr>
              <w:t>x</w:t>
            </w:r>
          </w:p>
        </w:tc>
        <w:tc>
          <w:tcPr>
            <w:tcW w:w="567" w:type="dxa"/>
            <w:tcBorders>
              <w:left w:val="nil"/>
            </w:tcBorders>
            <w:vAlign w:val="center"/>
          </w:tcPr>
          <w:p w:rsidRPr="00423EDD" w:rsidR="006374E5" w:rsidP="00AE1F8D" w:rsidRDefault="006374E5" w14:paraId="26C98057" w14:textId="1315A65C">
            <w:pPr>
              <w:jc w:val="left"/>
              <w:rPr>
                <w:sz w:val="16"/>
                <w:szCs w:val="16"/>
                <w:lang w:val="en-GB"/>
              </w:rPr>
            </w:pPr>
            <w:r w:rsidRPr="00423EDD">
              <w:rPr>
                <w:sz w:val="16"/>
                <w:szCs w:val="16"/>
                <w:lang w:val="en-GB"/>
              </w:rPr>
              <w:t>dB</w:t>
            </w:r>
          </w:p>
        </w:tc>
      </w:tr>
      <w:tr w:rsidRPr="00EE0162" w:rsidR="00516FA5" w:rsidTr="006A2FFD" w14:paraId="483C9B30" w14:textId="77777777">
        <w:trPr>
          <w:trHeight w:val="320"/>
          <w:jc w:val="center"/>
        </w:trPr>
        <w:tc>
          <w:tcPr>
            <w:tcW w:w="340" w:type="dxa"/>
            <w:vMerge/>
            <w:vAlign w:val="center"/>
          </w:tcPr>
          <w:p w:rsidRPr="00423EDD" w:rsidR="006374E5" w:rsidP="005B24DE" w:rsidRDefault="006374E5" w14:paraId="1572AA14" w14:textId="77777777">
            <w:pPr>
              <w:pStyle w:val="tablecopy"/>
              <w:jc w:val="right"/>
              <w:rPr>
                <w:lang w:val="en-GB"/>
              </w:rPr>
            </w:pPr>
          </w:p>
        </w:tc>
        <w:tc>
          <w:tcPr>
            <w:tcW w:w="794" w:type="dxa"/>
            <w:vAlign w:val="center"/>
          </w:tcPr>
          <w:p w:rsidRPr="00423EDD" w:rsidR="006374E5" w:rsidP="006344E0" w:rsidRDefault="006374E5" w14:paraId="2894AB15" w14:textId="73EAE57C">
            <w:pPr>
              <w:pStyle w:val="tablecopy"/>
              <w:jc w:val="center"/>
              <w:rPr>
                <w:lang w:val="en-GB"/>
              </w:rPr>
            </w:pPr>
            <w:r w:rsidRPr="00423EDD">
              <w:rPr>
                <w:rFonts w:ascii="Symbol" w:hAnsi="Symbol" w:eastAsia="Symbol" w:cs="Symbol"/>
                <w:lang w:val="en-GB"/>
              </w:rPr>
              <w:t>s</w:t>
            </w:r>
            <w:r w:rsidRPr="00423EDD">
              <w:rPr>
                <w:vertAlign w:val="subscript"/>
                <w:lang w:val="en-GB"/>
              </w:rPr>
              <w:t>y</w:t>
            </w:r>
          </w:p>
        </w:tc>
        <w:tc>
          <w:tcPr>
            <w:tcW w:w="794" w:type="dxa"/>
            <w:tcBorders>
              <w:right w:val="nil"/>
            </w:tcBorders>
            <w:vAlign w:val="center"/>
          </w:tcPr>
          <w:p w:rsidRPr="00423EDD" w:rsidR="006374E5" w:rsidP="006374E5" w:rsidRDefault="006374E5" w14:paraId="6A740F68" w14:textId="776F257A">
            <w:pPr>
              <w:pStyle w:val="tablecopy"/>
              <w:jc w:val="right"/>
              <w:rPr>
                <w:lang w:val="en-GB"/>
              </w:rPr>
            </w:pPr>
            <w:r w:rsidRPr="00423EDD">
              <w:rPr>
                <w:lang w:val="en-GB"/>
              </w:rPr>
              <w:t>0.067</w:t>
            </w:r>
          </w:p>
        </w:tc>
        <w:tc>
          <w:tcPr>
            <w:tcW w:w="567" w:type="dxa"/>
            <w:tcBorders>
              <w:left w:val="nil"/>
            </w:tcBorders>
            <w:shd w:val="clear" w:color="auto" w:fill="auto"/>
            <w:vAlign w:val="center"/>
          </w:tcPr>
          <w:p w:rsidRPr="00423EDD" w:rsidR="006374E5" w:rsidP="006374E5" w:rsidRDefault="003E0717" w14:paraId="2F387EA0" w14:textId="7FBD87F2">
            <w:pPr>
              <w:jc w:val="left"/>
              <w:rPr>
                <w:sz w:val="16"/>
                <w:szCs w:val="16"/>
                <w:lang w:val="en-GB"/>
              </w:rPr>
            </w:pPr>
            <w:r>
              <w:rPr>
                <w:sz w:val="16"/>
                <w:szCs w:val="16"/>
                <w:lang w:val="en-GB"/>
              </w:rPr>
              <w:t xml:space="preserve">m </w:t>
            </w:r>
          </w:p>
        </w:tc>
        <w:tc>
          <w:tcPr>
            <w:tcW w:w="340" w:type="dxa"/>
            <w:vMerge/>
            <w:shd w:val="clear" w:color="auto" w:fill="DEEAF6" w:themeFill="accent1" w:themeFillTint="33"/>
            <w:vAlign w:val="center"/>
          </w:tcPr>
          <w:p w:rsidRPr="00423EDD" w:rsidR="006374E5" w:rsidP="005B24DE" w:rsidRDefault="006374E5" w14:paraId="37CD26F0" w14:textId="7D653894">
            <w:pPr>
              <w:jc w:val="right"/>
              <w:rPr>
                <w:sz w:val="16"/>
                <w:szCs w:val="16"/>
                <w:lang w:val="en-GB"/>
              </w:rPr>
            </w:pPr>
          </w:p>
        </w:tc>
        <w:tc>
          <w:tcPr>
            <w:tcW w:w="794" w:type="dxa"/>
            <w:vAlign w:val="center"/>
          </w:tcPr>
          <w:p w:rsidRPr="00423EDD" w:rsidR="006374E5" w:rsidP="00AE1F8D" w:rsidRDefault="006374E5" w14:paraId="017FED44" w14:textId="3A8913E6">
            <w:pPr>
              <w:rPr>
                <w:sz w:val="16"/>
                <w:szCs w:val="16"/>
                <w:lang w:val="en-GB"/>
              </w:rPr>
            </w:pPr>
          </w:p>
        </w:tc>
        <w:tc>
          <w:tcPr>
            <w:tcW w:w="794" w:type="dxa"/>
            <w:tcBorders>
              <w:right w:val="nil"/>
            </w:tcBorders>
            <w:vAlign w:val="center"/>
          </w:tcPr>
          <w:p w:rsidRPr="00423EDD" w:rsidR="006374E5" w:rsidP="00AE1F8D" w:rsidRDefault="006374E5" w14:paraId="21C897DC" w14:textId="77777777">
            <w:pPr>
              <w:jc w:val="right"/>
              <w:rPr>
                <w:sz w:val="16"/>
                <w:szCs w:val="16"/>
                <w:lang w:val="en-GB"/>
              </w:rPr>
            </w:pPr>
          </w:p>
        </w:tc>
        <w:tc>
          <w:tcPr>
            <w:tcW w:w="567" w:type="dxa"/>
            <w:tcBorders>
              <w:left w:val="nil"/>
            </w:tcBorders>
            <w:vAlign w:val="center"/>
          </w:tcPr>
          <w:p w:rsidRPr="00423EDD" w:rsidR="006374E5" w:rsidP="00AE1F8D" w:rsidRDefault="006374E5" w14:paraId="23BDED12" w14:textId="0E27A3EE">
            <w:pPr>
              <w:jc w:val="left"/>
              <w:rPr>
                <w:sz w:val="16"/>
                <w:szCs w:val="16"/>
                <w:lang w:val="en-GB"/>
              </w:rPr>
            </w:pPr>
          </w:p>
        </w:tc>
      </w:tr>
      <w:tr w:rsidRPr="00EE0162" w:rsidR="00516FA5" w:rsidTr="006A2FFD" w14:paraId="19A7DC8D" w14:textId="77777777">
        <w:trPr>
          <w:trHeight w:val="320"/>
          <w:jc w:val="center"/>
        </w:trPr>
        <w:tc>
          <w:tcPr>
            <w:tcW w:w="340" w:type="dxa"/>
            <w:vMerge/>
            <w:vAlign w:val="center"/>
          </w:tcPr>
          <w:p w:rsidRPr="00423EDD" w:rsidR="006374E5" w:rsidP="005B24DE" w:rsidRDefault="006374E5" w14:paraId="7FE1A625" w14:textId="77777777">
            <w:pPr>
              <w:pStyle w:val="tablecopy"/>
              <w:jc w:val="right"/>
              <w:rPr>
                <w:lang w:val="en-GB"/>
              </w:rPr>
            </w:pPr>
          </w:p>
        </w:tc>
        <w:tc>
          <w:tcPr>
            <w:tcW w:w="794" w:type="dxa"/>
            <w:vAlign w:val="center"/>
          </w:tcPr>
          <w:p w:rsidRPr="00423EDD" w:rsidR="006374E5" w:rsidP="006344E0" w:rsidRDefault="006374E5" w14:paraId="2E3F8823" w14:textId="693DB8A6">
            <w:pPr>
              <w:pStyle w:val="tablecopy"/>
              <w:jc w:val="center"/>
              <w:rPr>
                <w:lang w:val="en-GB"/>
              </w:rPr>
            </w:pPr>
            <w:r w:rsidRPr="00423EDD">
              <w:rPr>
                <w:rFonts w:ascii="Symbol" w:hAnsi="Symbol" w:eastAsia="Symbol" w:cs="Symbol"/>
                <w:lang w:val="en-GB"/>
              </w:rPr>
              <w:t>s</w:t>
            </w:r>
            <w:r w:rsidRPr="00423EDD">
              <w:rPr>
                <w:vertAlign w:val="subscript"/>
                <w:lang w:val="en-GB"/>
              </w:rPr>
              <w:t>z</w:t>
            </w:r>
          </w:p>
        </w:tc>
        <w:tc>
          <w:tcPr>
            <w:tcW w:w="794" w:type="dxa"/>
            <w:tcBorders>
              <w:right w:val="nil"/>
            </w:tcBorders>
            <w:vAlign w:val="center"/>
          </w:tcPr>
          <w:p w:rsidRPr="00423EDD" w:rsidR="006374E5" w:rsidP="006374E5" w:rsidRDefault="006374E5" w14:paraId="56567FE1" w14:textId="72BA1212">
            <w:pPr>
              <w:pStyle w:val="tablecopy"/>
              <w:jc w:val="right"/>
              <w:rPr>
                <w:lang w:val="en-GB"/>
              </w:rPr>
            </w:pPr>
            <w:r w:rsidRPr="00423EDD">
              <w:rPr>
                <w:lang w:val="en-GB"/>
              </w:rPr>
              <w:t>0.033</w:t>
            </w:r>
          </w:p>
        </w:tc>
        <w:tc>
          <w:tcPr>
            <w:tcW w:w="567" w:type="dxa"/>
            <w:tcBorders>
              <w:left w:val="nil"/>
            </w:tcBorders>
            <w:shd w:val="clear" w:color="auto" w:fill="auto"/>
            <w:vAlign w:val="center"/>
          </w:tcPr>
          <w:p w:rsidRPr="00423EDD" w:rsidR="006374E5" w:rsidP="006374E5" w:rsidRDefault="003E0717" w14:paraId="601A5435" w14:textId="72B4105E">
            <w:pPr>
              <w:jc w:val="left"/>
              <w:rPr>
                <w:sz w:val="16"/>
                <w:szCs w:val="16"/>
                <w:lang w:val="en-GB"/>
              </w:rPr>
            </w:pPr>
            <w:r>
              <w:rPr>
                <w:sz w:val="16"/>
                <w:szCs w:val="16"/>
                <w:lang w:val="en-GB"/>
              </w:rPr>
              <w:t>m</w:t>
            </w:r>
          </w:p>
        </w:tc>
        <w:tc>
          <w:tcPr>
            <w:tcW w:w="340" w:type="dxa"/>
            <w:vMerge/>
            <w:shd w:val="clear" w:color="auto" w:fill="DEEAF6" w:themeFill="accent1" w:themeFillTint="33"/>
            <w:vAlign w:val="center"/>
          </w:tcPr>
          <w:p w:rsidRPr="00423EDD" w:rsidR="006374E5" w:rsidP="005B24DE" w:rsidRDefault="006374E5" w14:paraId="6F4BF72D" w14:textId="21694F77">
            <w:pPr>
              <w:jc w:val="right"/>
              <w:rPr>
                <w:sz w:val="16"/>
                <w:szCs w:val="16"/>
                <w:lang w:val="en-GB"/>
              </w:rPr>
            </w:pPr>
          </w:p>
        </w:tc>
        <w:tc>
          <w:tcPr>
            <w:tcW w:w="794" w:type="dxa"/>
            <w:vAlign w:val="center"/>
          </w:tcPr>
          <w:p w:rsidRPr="00423EDD" w:rsidR="006374E5" w:rsidP="00AE1F8D" w:rsidRDefault="006374E5" w14:paraId="4F74BA6C" w14:textId="78083E53">
            <w:pPr>
              <w:rPr>
                <w:sz w:val="16"/>
                <w:szCs w:val="16"/>
                <w:lang w:val="en-GB"/>
              </w:rPr>
            </w:pPr>
          </w:p>
        </w:tc>
        <w:tc>
          <w:tcPr>
            <w:tcW w:w="794" w:type="dxa"/>
            <w:tcBorders>
              <w:right w:val="nil"/>
            </w:tcBorders>
            <w:vAlign w:val="center"/>
          </w:tcPr>
          <w:p w:rsidRPr="00423EDD" w:rsidR="006374E5" w:rsidP="00AE1F8D" w:rsidRDefault="006374E5" w14:paraId="01834608" w14:textId="77777777">
            <w:pPr>
              <w:jc w:val="right"/>
              <w:rPr>
                <w:sz w:val="16"/>
                <w:szCs w:val="16"/>
                <w:lang w:val="en-GB"/>
              </w:rPr>
            </w:pPr>
          </w:p>
        </w:tc>
        <w:tc>
          <w:tcPr>
            <w:tcW w:w="567" w:type="dxa"/>
            <w:tcBorders>
              <w:left w:val="nil"/>
            </w:tcBorders>
            <w:vAlign w:val="center"/>
          </w:tcPr>
          <w:p w:rsidRPr="00423EDD" w:rsidR="006374E5" w:rsidP="00AE1F8D" w:rsidRDefault="006374E5" w14:paraId="4C20995A" w14:textId="35E3DC32">
            <w:pPr>
              <w:jc w:val="left"/>
              <w:rPr>
                <w:sz w:val="16"/>
                <w:szCs w:val="16"/>
                <w:lang w:val="en-GB"/>
              </w:rPr>
            </w:pPr>
          </w:p>
        </w:tc>
      </w:tr>
      <w:tr w:rsidRPr="00EE0162" w:rsidR="00516FA5" w:rsidTr="006A2FFD" w14:paraId="6B142DFE" w14:textId="77777777">
        <w:trPr>
          <w:trHeight w:val="320"/>
          <w:jc w:val="center"/>
        </w:trPr>
        <w:tc>
          <w:tcPr>
            <w:tcW w:w="340" w:type="dxa"/>
            <w:vMerge/>
            <w:vAlign w:val="center"/>
          </w:tcPr>
          <w:p w:rsidRPr="00423EDD" w:rsidR="006374E5" w:rsidP="005B24DE" w:rsidRDefault="006374E5" w14:paraId="70708B51" w14:textId="77777777">
            <w:pPr>
              <w:pStyle w:val="tablecopy"/>
              <w:jc w:val="right"/>
              <w:rPr>
                <w:lang w:val="en-GB"/>
              </w:rPr>
            </w:pPr>
          </w:p>
        </w:tc>
        <w:tc>
          <w:tcPr>
            <w:tcW w:w="794" w:type="dxa"/>
            <w:vAlign w:val="center"/>
          </w:tcPr>
          <w:p w:rsidRPr="00423EDD" w:rsidR="006374E5" w:rsidP="006344E0" w:rsidRDefault="006374E5" w14:paraId="4F0D131A" w14:textId="30DB8455">
            <w:pPr>
              <w:pStyle w:val="tablecopy"/>
              <w:jc w:val="center"/>
              <w:rPr>
                <w:vertAlign w:val="subscript"/>
                <w:lang w:val="en-GB"/>
              </w:rPr>
            </w:pPr>
            <w:r w:rsidRPr="00423EDD">
              <w:rPr>
                <w:rFonts w:ascii="Symbol" w:hAnsi="Symbol" w:eastAsia="Symbol" w:cs="Symbol"/>
                <w:lang w:val="en-GB"/>
              </w:rPr>
              <w:t>b</w:t>
            </w:r>
            <w:r w:rsidRPr="00423EDD">
              <w:rPr>
                <w:vertAlign w:val="subscript"/>
                <w:lang w:val="en-GB"/>
              </w:rPr>
              <w:t>Y</w:t>
            </w:r>
          </w:p>
        </w:tc>
        <w:tc>
          <w:tcPr>
            <w:tcW w:w="794" w:type="dxa"/>
            <w:tcBorders>
              <w:right w:val="nil"/>
            </w:tcBorders>
            <w:vAlign w:val="center"/>
          </w:tcPr>
          <w:p w:rsidRPr="00423EDD" w:rsidR="006374E5" w:rsidP="006374E5" w:rsidRDefault="006374E5" w14:paraId="43A2B040" w14:textId="77777777">
            <w:pPr>
              <w:pStyle w:val="tablecopy"/>
              <w:jc w:val="right"/>
              <w:rPr>
                <w:lang w:val="en-GB"/>
              </w:rPr>
            </w:pPr>
          </w:p>
        </w:tc>
        <w:tc>
          <w:tcPr>
            <w:tcW w:w="567" w:type="dxa"/>
            <w:tcBorders>
              <w:left w:val="nil"/>
            </w:tcBorders>
            <w:shd w:val="clear" w:color="auto" w:fill="auto"/>
            <w:vAlign w:val="center"/>
          </w:tcPr>
          <w:p w:rsidRPr="00423EDD" w:rsidR="006374E5" w:rsidP="006374E5" w:rsidRDefault="003E0717" w14:paraId="6457FA21" w14:textId="1C075D2E">
            <w:pPr>
              <w:jc w:val="left"/>
              <w:rPr>
                <w:sz w:val="16"/>
                <w:szCs w:val="16"/>
                <w:lang w:val="en-GB"/>
              </w:rPr>
            </w:pPr>
            <w:r>
              <w:rPr>
                <w:sz w:val="16"/>
                <w:szCs w:val="16"/>
                <w:lang w:val="en-GB"/>
              </w:rPr>
              <w:t xml:space="preserve">m </w:t>
            </w:r>
          </w:p>
        </w:tc>
        <w:tc>
          <w:tcPr>
            <w:tcW w:w="340" w:type="dxa"/>
            <w:vMerge/>
            <w:shd w:val="clear" w:color="auto" w:fill="DEEAF6" w:themeFill="accent1" w:themeFillTint="33"/>
            <w:vAlign w:val="center"/>
          </w:tcPr>
          <w:p w:rsidRPr="00423EDD" w:rsidR="006374E5" w:rsidP="005B24DE" w:rsidRDefault="006374E5" w14:paraId="4C1F5758" w14:textId="1DFF4071">
            <w:pPr>
              <w:jc w:val="right"/>
              <w:rPr>
                <w:sz w:val="16"/>
                <w:szCs w:val="16"/>
                <w:lang w:val="en-GB"/>
              </w:rPr>
            </w:pPr>
          </w:p>
        </w:tc>
        <w:tc>
          <w:tcPr>
            <w:tcW w:w="794" w:type="dxa"/>
            <w:vAlign w:val="center"/>
          </w:tcPr>
          <w:p w:rsidRPr="00423EDD" w:rsidR="006374E5" w:rsidP="00AE1F8D" w:rsidRDefault="006374E5" w14:paraId="53505EFD" w14:textId="2CF84943">
            <w:pPr>
              <w:rPr>
                <w:sz w:val="16"/>
                <w:szCs w:val="16"/>
                <w:lang w:val="en-GB"/>
              </w:rPr>
            </w:pPr>
          </w:p>
        </w:tc>
        <w:tc>
          <w:tcPr>
            <w:tcW w:w="794" w:type="dxa"/>
            <w:tcBorders>
              <w:right w:val="nil"/>
            </w:tcBorders>
            <w:vAlign w:val="center"/>
          </w:tcPr>
          <w:p w:rsidRPr="00423EDD" w:rsidR="006374E5" w:rsidP="00AE1F8D" w:rsidRDefault="006374E5" w14:paraId="7A2B2DA9" w14:textId="77777777">
            <w:pPr>
              <w:jc w:val="right"/>
              <w:rPr>
                <w:sz w:val="16"/>
                <w:szCs w:val="16"/>
                <w:lang w:val="en-GB"/>
              </w:rPr>
            </w:pPr>
          </w:p>
        </w:tc>
        <w:tc>
          <w:tcPr>
            <w:tcW w:w="567" w:type="dxa"/>
            <w:tcBorders>
              <w:left w:val="nil"/>
            </w:tcBorders>
            <w:vAlign w:val="center"/>
          </w:tcPr>
          <w:p w:rsidRPr="00423EDD" w:rsidR="006374E5" w:rsidP="00AE1F8D" w:rsidRDefault="006374E5" w14:paraId="4D5904A6" w14:textId="5CBDD898">
            <w:pPr>
              <w:jc w:val="left"/>
              <w:rPr>
                <w:sz w:val="16"/>
                <w:szCs w:val="16"/>
                <w:lang w:val="en-GB"/>
              </w:rPr>
            </w:pPr>
          </w:p>
        </w:tc>
      </w:tr>
      <w:tr w:rsidRPr="00EE0162" w:rsidR="00516FA5" w:rsidTr="006A2FFD" w14:paraId="73066114" w14:textId="77777777">
        <w:trPr>
          <w:trHeight w:val="320"/>
          <w:jc w:val="center"/>
        </w:trPr>
        <w:tc>
          <w:tcPr>
            <w:tcW w:w="340" w:type="dxa"/>
            <w:vMerge/>
            <w:vAlign w:val="center"/>
          </w:tcPr>
          <w:p w:rsidRPr="00423EDD" w:rsidR="006374E5" w:rsidP="005B24DE" w:rsidRDefault="006374E5" w14:paraId="389925A7" w14:textId="77777777">
            <w:pPr>
              <w:pStyle w:val="tablecopy"/>
              <w:jc w:val="right"/>
              <w:rPr>
                <w:lang w:val="en-GB"/>
              </w:rPr>
            </w:pPr>
          </w:p>
        </w:tc>
        <w:tc>
          <w:tcPr>
            <w:tcW w:w="794" w:type="dxa"/>
            <w:vAlign w:val="center"/>
          </w:tcPr>
          <w:p w:rsidRPr="00423EDD" w:rsidR="006374E5" w:rsidP="006344E0" w:rsidRDefault="006374E5" w14:paraId="46DDEE2B" w14:textId="04CFF290">
            <w:pPr>
              <w:pStyle w:val="tablecopy"/>
              <w:jc w:val="center"/>
              <w:rPr>
                <w:lang w:val="en-GB"/>
              </w:rPr>
            </w:pPr>
            <w:r w:rsidRPr="00423EDD">
              <w:rPr>
                <w:rFonts w:ascii="Symbol" w:hAnsi="Symbol" w:eastAsia="Symbol" w:cs="Symbol"/>
                <w:lang w:val="en-GB"/>
              </w:rPr>
              <w:t>b</w:t>
            </w:r>
            <w:r w:rsidRPr="00423EDD">
              <w:rPr>
                <w:vertAlign w:val="subscript"/>
                <w:lang w:val="en-GB"/>
              </w:rPr>
              <w:t>N</w:t>
            </w:r>
          </w:p>
        </w:tc>
        <w:tc>
          <w:tcPr>
            <w:tcW w:w="794" w:type="dxa"/>
            <w:tcBorders>
              <w:right w:val="nil"/>
            </w:tcBorders>
            <w:vAlign w:val="center"/>
          </w:tcPr>
          <w:p w:rsidRPr="00423EDD" w:rsidR="006374E5" w:rsidP="006374E5" w:rsidRDefault="006374E5" w14:paraId="4B06C0C9" w14:textId="77777777">
            <w:pPr>
              <w:pStyle w:val="tablecopy"/>
              <w:jc w:val="right"/>
              <w:rPr>
                <w:lang w:val="en-GB"/>
              </w:rPr>
            </w:pPr>
          </w:p>
        </w:tc>
        <w:tc>
          <w:tcPr>
            <w:tcW w:w="567" w:type="dxa"/>
            <w:tcBorders>
              <w:left w:val="nil"/>
            </w:tcBorders>
            <w:shd w:val="clear" w:color="auto" w:fill="auto"/>
            <w:vAlign w:val="center"/>
          </w:tcPr>
          <w:p w:rsidRPr="00423EDD" w:rsidR="006374E5" w:rsidP="006374E5" w:rsidRDefault="006374E5" w14:paraId="4C819125" w14:textId="77777777">
            <w:pPr>
              <w:jc w:val="left"/>
              <w:rPr>
                <w:sz w:val="16"/>
                <w:szCs w:val="16"/>
                <w:lang w:val="en-GB"/>
              </w:rPr>
            </w:pPr>
          </w:p>
        </w:tc>
        <w:tc>
          <w:tcPr>
            <w:tcW w:w="340" w:type="dxa"/>
            <w:vMerge/>
            <w:shd w:val="clear" w:color="auto" w:fill="DEEAF6" w:themeFill="accent1" w:themeFillTint="33"/>
            <w:vAlign w:val="center"/>
          </w:tcPr>
          <w:p w:rsidRPr="00423EDD" w:rsidR="006374E5" w:rsidP="005B24DE" w:rsidRDefault="006374E5" w14:paraId="4C82756E" w14:textId="0D09D01D">
            <w:pPr>
              <w:jc w:val="right"/>
              <w:rPr>
                <w:sz w:val="16"/>
                <w:szCs w:val="16"/>
                <w:lang w:val="en-GB"/>
              </w:rPr>
            </w:pPr>
          </w:p>
        </w:tc>
        <w:tc>
          <w:tcPr>
            <w:tcW w:w="794" w:type="dxa"/>
            <w:vAlign w:val="center"/>
          </w:tcPr>
          <w:p w:rsidRPr="00423EDD" w:rsidR="006374E5" w:rsidP="00AE1F8D" w:rsidRDefault="006374E5" w14:paraId="5D1EBEB4" w14:textId="24EDA93E">
            <w:pPr>
              <w:rPr>
                <w:sz w:val="16"/>
                <w:szCs w:val="16"/>
                <w:lang w:val="en-GB"/>
              </w:rPr>
            </w:pPr>
          </w:p>
        </w:tc>
        <w:tc>
          <w:tcPr>
            <w:tcW w:w="794" w:type="dxa"/>
            <w:tcBorders>
              <w:right w:val="nil"/>
            </w:tcBorders>
            <w:vAlign w:val="center"/>
          </w:tcPr>
          <w:p w:rsidRPr="00423EDD" w:rsidR="006374E5" w:rsidP="00AE1F8D" w:rsidRDefault="006374E5" w14:paraId="5306914F" w14:textId="77777777">
            <w:pPr>
              <w:jc w:val="right"/>
              <w:rPr>
                <w:sz w:val="16"/>
                <w:szCs w:val="16"/>
                <w:lang w:val="en-GB"/>
              </w:rPr>
            </w:pPr>
          </w:p>
        </w:tc>
        <w:tc>
          <w:tcPr>
            <w:tcW w:w="567" w:type="dxa"/>
            <w:tcBorders>
              <w:left w:val="nil"/>
            </w:tcBorders>
            <w:vAlign w:val="center"/>
          </w:tcPr>
          <w:p w:rsidRPr="00423EDD" w:rsidR="006374E5" w:rsidP="00AE1F8D" w:rsidRDefault="006374E5" w14:paraId="7F86D781" w14:textId="4AF27886">
            <w:pPr>
              <w:jc w:val="left"/>
              <w:rPr>
                <w:sz w:val="16"/>
                <w:szCs w:val="16"/>
                <w:lang w:val="en-GB"/>
              </w:rPr>
            </w:pPr>
          </w:p>
        </w:tc>
      </w:tr>
      <w:tr w:rsidRPr="00EE0162" w:rsidR="00516FA5" w:rsidTr="006A2FFD" w14:paraId="4AC6C6F2" w14:textId="77777777">
        <w:trPr>
          <w:trHeight w:val="320"/>
          <w:jc w:val="center"/>
        </w:trPr>
        <w:tc>
          <w:tcPr>
            <w:tcW w:w="340" w:type="dxa"/>
            <w:vMerge/>
            <w:vAlign w:val="center"/>
          </w:tcPr>
          <w:p w:rsidRPr="00423EDD" w:rsidR="006374E5" w:rsidP="005B24DE" w:rsidRDefault="006374E5" w14:paraId="54E5F0D5" w14:textId="77777777">
            <w:pPr>
              <w:pStyle w:val="tablecopy"/>
              <w:jc w:val="right"/>
              <w:rPr>
                <w:lang w:val="en-GB"/>
              </w:rPr>
            </w:pPr>
          </w:p>
        </w:tc>
        <w:tc>
          <w:tcPr>
            <w:tcW w:w="794" w:type="dxa"/>
            <w:vAlign w:val="center"/>
          </w:tcPr>
          <w:p w:rsidRPr="00423EDD" w:rsidR="006374E5" w:rsidP="006344E0" w:rsidRDefault="006374E5" w14:paraId="3E215FF2" w14:textId="0B4443B3">
            <w:pPr>
              <w:pStyle w:val="tablecopy"/>
              <w:jc w:val="center"/>
              <w:rPr>
                <w:lang w:val="en-GB"/>
              </w:rPr>
            </w:pPr>
            <w:r w:rsidRPr="00423EDD">
              <w:rPr>
                <w:rFonts w:ascii="Symbol" w:hAnsi="Symbol" w:eastAsia="Symbol" w:cs="Symbol"/>
                <w:lang w:val="en-GB"/>
              </w:rPr>
              <w:t>b</w:t>
            </w:r>
            <w:r w:rsidRPr="00423EDD">
              <w:rPr>
                <w:vertAlign w:val="subscript"/>
                <w:lang w:val="en-GB"/>
              </w:rPr>
              <w:t>M</w:t>
            </w:r>
          </w:p>
        </w:tc>
        <w:tc>
          <w:tcPr>
            <w:tcW w:w="794" w:type="dxa"/>
            <w:tcBorders>
              <w:right w:val="nil"/>
            </w:tcBorders>
            <w:vAlign w:val="center"/>
          </w:tcPr>
          <w:p w:rsidRPr="00423EDD" w:rsidR="006374E5" w:rsidP="006374E5" w:rsidRDefault="006374E5" w14:paraId="216A9AB0" w14:textId="77777777">
            <w:pPr>
              <w:pStyle w:val="tablecopy"/>
              <w:jc w:val="right"/>
              <w:rPr>
                <w:lang w:val="en-GB"/>
              </w:rPr>
            </w:pPr>
          </w:p>
        </w:tc>
        <w:tc>
          <w:tcPr>
            <w:tcW w:w="567" w:type="dxa"/>
            <w:tcBorders>
              <w:left w:val="nil"/>
            </w:tcBorders>
            <w:shd w:val="clear" w:color="auto" w:fill="auto"/>
            <w:vAlign w:val="center"/>
          </w:tcPr>
          <w:p w:rsidRPr="00423EDD" w:rsidR="006374E5" w:rsidP="006374E5" w:rsidRDefault="006374E5" w14:paraId="44AFE5A5" w14:textId="77777777">
            <w:pPr>
              <w:jc w:val="left"/>
              <w:rPr>
                <w:sz w:val="16"/>
                <w:szCs w:val="16"/>
                <w:lang w:val="en-GB"/>
              </w:rPr>
            </w:pPr>
          </w:p>
        </w:tc>
        <w:tc>
          <w:tcPr>
            <w:tcW w:w="340" w:type="dxa"/>
            <w:vAlign w:val="center"/>
          </w:tcPr>
          <w:p w:rsidRPr="00423EDD" w:rsidR="006374E5" w:rsidP="005B24DE" w:rsidRDefault="006374E5" w14:paraId="4B2B169F" w14:textId="72D73241">
            <w:pPr>
              <w:jc w:val="right"/>
              <w:rPr>
                <w:sz w:val="16"/>
                <w:szCs w:val="16"/>
                <w:lang w:val="en-GB"/>
              </w:rPr>
            </w:pPr>
          </w:p>
        </w:tc>
        <w:tc>
          <w:tcPr>
            <w:tcW w:w="794" w:type="dxa"/>
            <w:vAlign w:val="center"/>
          </w:tcPr>
          <w:p w:rsidRPr="00423EDD" w:rsidR="006374E5" w:rsidP="00AE1F8D" w:rsidRDefault="006374E5" w14:paraId="11BD0843" w14:textId="76663C7A">
            <w:pPr>
              <w:rPr>
                <w:sz w:val="16"/>
                <w:szCs w:val="16"/>
                <w:lang w:val="en-GB"/>
              </w:rPr>
            </w:pPr>
          </w:p>
        </w:tc>
        <w:tc>
          <w:tcPr>
            <w:tcW w:w="794" w:type="dxa"/>
            <w:tcBorders>
              <w:right w:val="nil"/>
            </w:tcBorders>
            <w:vAlign w:val="center"/>
          </w:tcPr>
          <w:p w:rsidRPr="00423EDD" w:rsidR="006374E5" w:rsidP="00AE1F8D" w:rsidRDefault="006374E5" w14:paraId="4E60C96A" w14:textId="77777777">
            <w:pPr>
              <w:jc w:val="right"/>
              <w:rPr>
                <w:sz w:val="16"/>
                <w:szCs w:val="16"/>
                <w:lang w:val="en-GB"/>
              </w:rPr>
            </w:pPr>
          </w:p>
        </w:tc>
        <w:tc>
          <w:tcPr>
            <w:tcW w:w="567" w:type="dxa"/>
            <w:tcBorders>
              <w:left w:val="nil"/>
            </w:tcBorders>
            <w:vAlign w:val="center"/>
          </w:tcPr>
          <w:p w:rsidRPr="00423EDD" w:rsidR="006374E5" w:rsidP="00AE1F8D" w:rsidRDefault="006374E5" w14:paraId="1BF2C045" w14:textId="04F1E166">
            <w:pPr>
              <w:jc w:val="left"/>
              <w:rPr>
                <w:sz w:val="16"/>
                <w:szCs w:val="16"/>
                <w:lang w:val="en-GB"/>
              </w:rPr>
            </w:pPr>
          </w:p>
        </w:tc>
      </w:tr>
      <w:tr w:rsidRPr="00EE0162" w:rsidR="00516FA5" w:rsidTr="006A2FFD" w14:paraId="318A1419" w14:textId="77777777">
        <w:trPr>
          <w:trHeight w:val="320"/>
          <w:jc w:val="center"/>
        </w:trPr>
        <w:tc>
          <w:tcPr>
            <w:tcW w:w="340" w:type="dxa"/>
            <w:vMerge/>
            <w:vAlign w:val="center"/>
          </w:tcPr>
          <w:p w:rsidRPr="00423EDD" w:rsidR="006374E5" w:rsidP="005B24DE" w:rsidRDefault="006374E5" w14:paraId="22D61938" w14:textId="77777777">
            <w:pPr>
              <w:pStyle w:val="tablecopy"/>
              <w:jc w:val="right"/>
              <w:rPr>
                <w:lang w:val="en-GB"/>
              </w:rPr>
            </w:pPr>
          </w:p>
        </w:tc>
        <w:tc>
          <w:tcPr>
            <w:tcW w:w="794" w:type="dxa"/>
            <w:vAlign w:val="center"/>
          </w:tcPr>
          <w:p w:rsidRPr="00423EDD" w:rsidR="006374E5" w:rsidP="006344E0" w:rsidRDefault="006374E5" w14:paraId="720A8F97" w14:textId="03F32B70">
            <w:pPr>
              <w:pStyle w:val="tablecopy"/>
              <w:jc w:val="center"/>
              <w:rPr>
                <w:lang w:val="en-GB"/>
              </w:rPr>
            </w:pPr>
            <w:r w:rsidRPr="00423EDD">
              <w:rPr>
                <w:rFonts w:ascii="Symbol" w:hAnsi="Symbol" w:eastAsia="Symbol" w:cs="Symbol"/>
                <w:lang w:val="en-GB"/>
              </w:rPr>
              <w:t>t</w:t>
            </w:r>
          </w:p>
        </w:tc>
        <w:tc>
          <w:tcPr>
            <w:tcW w:w="794" w:type="dxa"/>
            <w:tcBorders>
              <w:right w:val="nil"/>
            </w:tcBorders>
            <w:vAlign w:val="center"/>
          </w:tcPr>
          <w:p w:rsidRPr="00423EDD" w:rsidR="006374E5" w:rsidP="006374E5" w:rsidRDefault="006374E5" w14:paraId="1A33799C" w14:textId="66969F52">
            <w:pPr>
              <w:pStyle w:val="tablecopy"/>
              <w:jc w:val="right"/>
              <w:rPr>
                <w:lang w:val="en-GB"/>
              </w:rPr>
            </w:pPr>
            <w:r w:rsidRPr="00423EDD">
              <w:rPr>
                <w:highlight w:val="yellow"/>
                <w:lang w:val="en-GB"/>
              </w:rPr>
              <w:t>xx</w:t>
            </w:r>
          </w:p>
        </w:tc>
        <w:tc>
          <w:tcPr>
            <w:tcW w:w="567" w:type="dxa"/>
            <w:tcBorders>
              <w:left w:val="nil"/>
            </w:tcBorders>
            <w:vAlign w:val="center"/>
          </w:tcPr>
          <w:p w:rsidRPr="00423EDD" w:rsidR="006374E5" w:rsidP="006374E5" w:rsidRDefault="003E0717" w14:paraId="3B35E208" w14:textId="1134A3AC">
            <w:pPr>
              <w:jc w:val="left"/>
              <w:rPr>
                <w:sz w:val="16"/>
                <w:szCs w:val="16"/>
                <w:lang w:val="en-GB"/>
              </w:rPr>
            </w:pPr>
            <w:r>
              <w:rPr>
                <w:sz w:val="16"/>
                <w:szCs w:val="16"/>
                <w:lang w:val="en-GB"/>
              </w:rPr>
              <w:t>s</w:t>
            </w:r>
          </w:p>
        </w:tc>
        <w:tc>
          <w:tcPr>
            <w:tcW w:w="340" w:type="dxa"/>
            <w:vAlign w:val="center"/>
          </w:tcPr>
          <w:p w:rsidRPr="00423EDD" w:rsidR="006374E5" w:rsidP="005B24DE" w:rsidRDefault="006374E5" w14:paraId="7465D8A1" w14:textId="74E2C895">
            <w:pPr>
              <w:jc w:val="right"/>
              <w:rPr>
                <w:sz w:val="16"/>
                <w:szCs w:val="16"/>
                <w:lang w:val="en-GB"/>
              </w:rPr>
            </w:pPr>
          </w:p>
        </w:tc>
        <w:tc>
          <w:tcPr>
            <w:tcW w:w="794" w:type="dxa"/>
            <w:vAlign w:val="center"/>
          </w:tcPr>
          <w:p w:rsidRPr="00423EDD" w:rsidR="006374E5" w:rsidP="00AE1F8D" w:rsidRDefault="006374E5" w14:paraId="43CD22EC" w14:textId="731E81C8">
            <w:pPr>
              <w:rPr>
                <w:sz w:val="16"/>
                <w:szCs w:val="16"/>
                <w:lang w:val="en-GB"/>
              </w:rPr>
            </w:pPr>
          </w:p>
        </w:tc>
        <w:tc>
          <w:tcPr>
            <w:tcW w:w="794" w:type="dxa"/>
            <w:tcBorders>
              <w:right w:val="nil"/>
            </w:tcBorders>
            <w:vAlign w:val="center"/>
          </w:tcPr>
          <w:p w:rsidRPr="00423EDD" w:rsidR="006374E5" w:rsidP="00AE1F8D" w:rsidRDefault="006374E5" w14:paraId="3A26B8D4" w14:textId="77777777">
            <w:pPr>
              <w:jc w:val="right"/>
              <w:rPr>
                <w:sz w:val="16"/>
                <w:szCs w:val="16"/>
                <w:lang w:val="en-GB"/>
              </w:rPr>
            </w:pPr>
          </w:p>
        </w:tc>
        <w:tc>
          <w:tcPr>
            <w:tcW w:w="567" w:type="dxa"/>
            <w:tcBorders>
              <w:left w:val="nil"/>
            </w:tcBorders>
            <w:vAlign w:val="center"/>
          </w:tcPr>
          <w:p w:rsidRPr="00423EDD" w:rsidR="006374E5" w:rsidP="00AE1F8D" w:rsidRDefault="006374E5" w14:paraId="2FC19BFD" w14:textId="754D8651">
            <w:pPr>
              <w:jc w:val="left"/>
              <w:rPr>
                <w:sz w:val="16"/>
                <w:szCs w:val="16"/>
                <w:lang w:val="en-GB"/>
              </w:rPr>
            </w:pPr>
          </w:p>
        </w:tc>
      </w:tr>
      <w:tr w:rsidRPr="00EE0162" w:rsidR="00516FA5" w:rsidTr="006A2FFD" w14:paraId="6D1DBDBB" w14:textId="77777777">
        <w:trPr>
          <w:trHeight w:val="320"/>
          <w:jc w:val="center"/>
        </w:trPr>
        <w:tc>
          <w:tcPr>
            <w:tcW w:w="340" w:type="dxa"/>
            <w:vMerge/>
            <w:vAlign w:val="center"/>
          </w:tcPr>
          <w:p w:rsidRPr="00423EDD" w:rsidR="006374E5" w:rsidP="005B24DE" w:rsidRDefault="006374E5" w14:paraId="73F88264" w14:textId="77777777">
            <w:pPr>
              <w:pStyle w:val="tablecopy"/>
              <w:jc w:val="right"/>
              <w:rPr>
                <w:lang w:val="en-GB"/>
              </w:rPr>
            </w:pPr>
          </w:p>
        </w:tc>
        <w:tc>
          <w:tcPr>
            <w:tcW w:w="794" w:type="dxa"/>
            <w:vAlign w:val="center"/>
          </w:tcPr>
          <w:p w:rsidRPr="00423EDD" w:rsidR="006374E5" w:rsidP="006344E0" w:rsidRDefault="006374E5" w14:paraId="7E44FAED" w14:textId="4F726E26">
            <w:pPr>
              <w:pStyle w:val="tablecopy"/>
              <w:jc w:val="center"/>
              <w:rPr>
                <w:vertAlign w:val="subscript"/>
                <w:lang w:val="en-GB"/>
              </w:rPr>
            </w:pPr>
            <w:r w:rsidRPr="00423EDD">
              <w:rPr>
                <w:lang w:val="en-GB"/>
              </w:rPr>
              <w:t>M</w:t>
            </w:r>
            <w:r w:rsidRPr="00423EDD">
              <w:rPr>
                <w:vertAlign w:val="subscript"/>
                <w:lang w:val="en-GB"/>
              </w:rPr>
              <w:t>P</w:t>
            </w:r>
          </w:p>
        </w:tc>
        <w:tc>
          <w:tcPr>
            <w:tcW w:w="794" w:type="dxa"/>
            <w:tcBorders>
              <w:right w:val="nil"/>
            </w:tcBorders>
            <w:vAlign w:val="center"/>
          </w:tcPr>
          <w:p w:rsidRPr="00423EDD" w:rsidR="006374E5" w:rsidP="006374E5" w:rsidRDefault="006374E5" w14:paraId="375B3EEC" w14:textId="77777777">
            <w:pPr>
              <w:pStyle w:val="tablecopy"/>
              <w:jc w:val="right"/>
              <w:rPr>
                <w:lang w:val="en-GB"/>
              </w:rPr>
            </w:pPr>
          </w:p>
        </w:tc>
        <w:tc>
          <w:tcPr>
            <w:tcW w:w="567" w:type="dxa"/>
            <w:tcBorders>
              <w:left w:val="nil"/>
            </w:tcBorders>
            <w:vAlign w:val="center"/>
          </w:tcPr>
          <w:p w:rsidRPr="00423EDD" w:rsidR="006374E5" w:rsidP="006374E5" w:rsidRDefault="006374E5" w14:paraId="46863893" w14:textId="294C3C49">
            <w:pPr>
              <w:jc w:val="left"/>
              <w:rPr>
                <w:sz w:val="16"/>
                <w:szCs w:val="16"/>
                <w:lang w:val="en-GB"/>
              </w:rPr>
            </w:pPr>
          </w:p>
        </w:tc>
        <w:tc>
          <w:tcPr>
            <w:tcW w:w="340" w:type="dxa"/>
            <w:vAlign w:val="center"/>
          </w:tcPr>
          <w:p w:rsidRPr="00423EDD" w:rsidR="006374E5" w:rsidP="005B24DE" w:rsidRDefault="006374E5" w14:paraId="4D890CDA" w14:textId="1BCA9A18">
            <w:pPr>
              <w:jc w:val="right"/>
              <w:rPr>
                <w:sz w:val="16"/>
                <w:szCs w:val="16"/>
                <w:lang w:val="en-GB"/>
              </w:rPr>
            </w:pPr>
          </w:p>
        </w:tc>
        <w:tc>
          <w:tcPr>
            <w:tcW w:w="794" w:type="dxa"/>
            <w:vAlign w:val="center"/>
          </w:tcPr>
          <w:p w:rsidRPr="00423EDD" w:rsidR="006374E5" w:rsidP="00AE1F8D" w:rsidRDefault="006374E5" w14:paraId="4289C212" w14:textId="399CC046">
            <w:pPr>
              <w:rPr>
                <w:sz w:val="16"/>
                <w:szCs w:val="16"/>
                <w:lang w:val="en-GB"/>
              </w:rPr>
            </w:pPr>
          </w:p>
        </w:tc>
        <w:tc>
          <w:tcPr>
            <w:tcW w:w="794" w:type="dxa"/>
            <w:tcBorders>
              <w:right w:val="nil"/>
            </w:tcBorders>
            <w:vAlign w:val="center"/>
          </w:tcPr>
          <w:p w:rsidRPr="00423EDD" w:rsidR="006374E5" w:rsidP="00AE1F8D" w:rsidRDefault="006374E5" w14:paraId="430C82BE" w14:textId="77777777">
            <w:pPr>
              <w:jc w:val="right"/>
              <w:rPr>
                <w:sz w:val="16"/>
                <w:szCs w:val="16"/>
                <w:lang w:val="en-GB"/>
              </w:rPr>
            </w:pPr>
          </w:p>
        </w:tc>
        <w:tc>
          <w:tcPr>
            <w:tcW w:w="567" w:type="dxa"/>
            <w:tcBorders>
              <w:left w:val="nil"/>
            </w:tcBorders>
            <w:vAlign w:val="center"/>
          </w:tcPr>
          <w:p w:rsidRPr="00423EDD" w:rsidR="006374E5" w:rsidP="00AE1F8D" w:rsidRDefault="006374E5" w14:paraId="39E6FA51" w14:textId="5CBC68C7">
            <w:pPr>
              <w:jc w:val="left"/>
              <w:rPr>
                <w:sz w:val="16"/>
                <w:szCs w:val="16"/>
                <w:lang w:val="en-GB"/>
              </w:rPr>
            </w:pPr>
          </w:p>
        </w:tc>
      </w:tr>
      <w:tr w:rsidRPr="00EE0162" w:rsidR="00516FA5" w:rsidTr="006A2FFD" w14:paraId="74ED98CF" w14:textId="77777777">
        <w:trPr>
          <w:trHeight w:val="320"/>
          <w:jc w:val="center"/>
        </w:trPr>
        <w:tc>
          <w:tcPr>
            <w:tcW w:w="340" w:type="dxa"/>
            <w:vMerge/>
            <w:vAlign w:val="center"/>
          </w:tcPr>
          <w:p w:rsidRPr="00423EDD" w:rsidR="006374E5" w:rsidP="005B24DE" w:rsidRDefault="006374E5" w14:paraId="0BC7F319" w14:textId="77777777">
            <w:pPr>
              <w:pStyle w:val="tablecopy"/>
              <w:jc w:val="right"/>
              <w:rPr>
                <w:lang w:val="en-GB"/>
              </w:rPr>
            </w:pPr>
          </w:p>
        </w:tc>
        <w:tc>
          <w:tcPr>
            <w:tcW w:w="794" w:type="dxa"/>
            <w:vAlign w:val="center"/>
          </w:tcPr>
          <w:p w:rsidRPr="00423EDD" w:rsidR="006374E5" w:rsidP="006344E0" w:rsidRDefault="006374E5" w14:paraId="025A6F5D" w14:textId="774ACDD9">
            <w:pPr>
              <w:pStyle w:val="tablecopy"/>
              <w:jc w:val="center"/>
              <w:rPr>
                <w:vertAlign w:val="subscript"/>
                <w:lang w:val="en-GB"/>
              </w:rPr>
            </w:pPr>
            <w:r w:rsidRPr="00423EDD">
              <w:rPr>
                <w:lang w:val="en-GB"/>
              </w:rPr>
              <w:t>S</w:t>
            </w:r>
            <w:r w:rsidRPr="00423EDD">
              <w:rPr>
                <w:vertAlign w:val="subscript"/>
                <w:lang w:val="en-GB"/>
              </w:rPr>
              <w:t>I</w:t>
            </w:r>
          </w:p>
        </w:tc>
        <w:tc>
          <w:tcPr>
            <w:tcW w:w="794" w:type="dxa"/>
            <w:tcBorders>
              <w:right w:val="nil"/>
            </w:tcBorders>
            <w:vAlign w:val="center"/>
          </w:tcPr>
          <w:p w:rsidRPr="00423EDD" w:rsidR="006374E5" w:rsidP="006374E5" w:rsidRDefault="006374E5" w14:paraId="626F0133" w14:textId="6F30D0CE">
            <w:pPr>
              <w:pStyle w:val="tablecopy"/>
              <w:jc w:val="right"/>
              <w:rPr>
                <w:lang w:val="en-GB"/>
              </w:rPr>
            </w:pPr>
            <w:r w:rsidRPr="00423EDD">
              <w:rPr>
                <w:highlight w:val="yellow"/>
                <w:lang w:val="en-GB"/>
              </w:rPr>
              <w:t>xx</w:t>
            </w:r>
          </w:p>
        </w:tc>
        <w:tc>
          <w:tcPr>
            <w:tcW w:w="567" w:type="dxa"/>
            <w:tcBorders>
              <w:left w:val="nil"/>
            </w:tcBorders>
            <w:vAlign w:val="center"/>
          </w:tcPr>
          <w:p w:rsidRPr="00423EDD" w:rsidR="006374E5" w:rsidP="006374E5" w:rsidRDefault="00516FA5" w14:paraId="55141AD8" w14:textId="7275F4D9">
            <w:pPr>
              <w:jc w:val="left"/>
              <w:rPr>
                <w:sz w:val="16"/>
                <w:szCs w:val="16"/>
                <w:lang w:val="en-GB"/>
              </w:rPr>
            </w:pPr>
            <w:r>
              <w:rPr>
                <w:sz w:val="16"/>
                <w:szCs w:val="16"/>
                <w:lang w:val="en-GB"/>
              </w:rPr>
              <w:t>byte</w:t>
            </w:r>
          </w:p>
        </w:tc>
        <w:tc>
          <w:tcPr>
            <w:tcW w:w="340" w:type="dxa"/>
            <w:vAlign w:val="center"/>
          </w:tcPr>
          <w:p w:rsidRPr="00423EDD" w:rsidR="006374E5" w:rsidP="005B24DE" w:rsidRDefault="006374E5" w14:paraId="7F6820BC" w14:textId="3B3E035F">
            <w:pPr>
              <w:jc w:val="right"/>
              <w:rPr>
                <w:sz w:val="16"/>
                <w:szCs w:val="16"/>
                <w:lang w:val="en-GB"/>
              </w:rPr>
            </w:pPr>
          </w:p>
        </w:tc>
        <w:tc>
          <w:tcPr>
            <w:tcW w:w="794" w:type="dxa"/>
            <w:vAlign w:val="center"/>
          </w:tcPr>
          <w:p w:rsidRPr="00423EDD" w:rsidR="006374E5" w:rsidP="00AE1F8D" w:rsidRDefault="006374E5" w14:paraId="578DE722" w14:textId="13780BC4">
            <w:pPr>
              <w:rPr>
                <w:sz w:val="16"/>
                <w:szCs w:val="16"/>
                <w:lang w:val="en-GB"/>
              </w:rPr>
            </w:pPr>
          </w:p>
        </w:tc>
        <w:tc>
          <w:tcPr>
            <w:tcW w:w="794" w:type="dxa"/>
            <w:tcBorders>
              <w:right w:val="nil"/>
            </w:tcBorders>
            <w:vAlign w:val="center"/>
          </w:tcPr>
          <w:p w:rsidRPr="00423EDD" w:rsidR="006374E5" w:rsidP="00AE1F8D" w:rsidRDefault="006374E5" w14:paraId="31FCD97C" w14:textId="77777777">
            <w:pPr>
              <w:jc w:val="right"/>
              <w:rPr>
                <w:sz w:val="16"/>
                <w:szCs w:val="16"/>
                <w:lang w:val="en-GB"/>
              </w:rPr>
            </w:pPr>
          </w:p>
        </w:tc>
        <w:tc>
          <w:tcPr>
            <w:tcW w:w="567" w:type="dxa"/>
            <w:tcBorders>
              <w:left w:val="nil"/>
            </w:tcBorders>
            <w:vAlign w:val="center"/>
          </w:tcPr>
          <w:p w:rsidRPr="00423EDD" w:rsidR="006374E5" w:rsidP="00AE1F8D" w:rsidRDefault="006374E5" w14:paraId="79E8D984" w14:textId="334D27CE">
            <w:pPr>
              <w:jc w:val="left"/>
              <w:rPr>
                <w:sz w:val="16"/>
                <w:szCs w:val="16"/>
                <w:lang w:val="en-GB"/>
              </w:rPr>
            </w:pPr>
          </w:p>
        </w:tc>
      </w:tr>
      <w:tr w:rsidRPr="00EE0162" w:rsidR="00516FA5" w:rsidTr="006A2FFD" w14:paraId="2562D594" w14:textId="77777777">
        <w:trPr>
          <w:trHeight w:val="320"/>
          <w:jc w:val="center"/>
        </w:trPr>
        <w:tc>
          <w:tcPr>
            <w:tcW w:w="340" w:type="dxa"/>
            <w:vMerge/>
            <w:vAlign w:val="center"/>
          </w:tcPr>
          <w:p w:rsidRPr="00423EDD" w:rsidR="006374E5" w:rsidP="005B24DE" w:rsidRDefault="006374E5" w14:paraId="0F01CF61" w14:textId="77777777">
            <w:pPr>
              <w:pStyle w:val="tablecopy"/>
              <w:jc w:val="right"/>
              <w:rPr>
                <w:lang w:val="en-GB"/>
              </w:rPr>
            </w:pPr>
          </w:p>
        </w:tc>
        <w:tc>
          <w:tcPr>
            <w:tcW w:w="794" w:type="dxa"/>
            <w:vAlign w:val="center"/>
          </w:tcPr>
          <w:p w:rsidRPr="00423EDD" w:rsidR="006374E5" w:rsidP="006344E0" w:rsidRDefault="006374E5" w14:paraId="2678E3EC" w14:textId="29B7E610">
            <w:pPr>
              <w:pStyle w:val="tablecopy"/>
              <w:jc w:val="center"/>
              <w:rPr>
                <w:vertAlign w:val="subscript"/>
                <w:lang w:val="en-GB"/>
              </w:rPr>
            </w:pPr>
            <w:r w:rsidRPr="00423EDD">
              <w:rPr>
                <w:lang w:val="en-GB"/>
              </w:rPr>
              <w:t>S</w:t>
            </w:r>
            <w:r w:rsidRPr="00423EDD">
              <w:rPr>
                <w:vertAlign w:val="subscript"/>
                <w:lang w:val="en-GB"/>
              </w:rPr>
              <w:t>P</w:t>
            </w:r>
          </w:p>
        </w:tc>
        <w:tc>
          <w:tcPr>
            <w:tcW w:w="794" w:type="dxa"/>
            <w:tcBorders>
              <w:right w:val="nil"/>
            </w:tcBorders>
            <w:vAlign w:val="center"/>
          </w:tcPr>
          <w:p w:rsidRPr="00423EDD" w:rsidR="006374E5" w:rsidP="006374E5" w:rsidRDefault="006374E5" w14:paraId="06CC945A" w14:textId="1E5AD8B7">
            <w:pPr>
              <w:pStyle w:val="tablecopy"/>
              <w:jc w:val="right"/>
              <w:rPr>
                <w:lang w:val="en-GB"/>
              </w:rPr>
            </w:pPr>
            <w:r w:rsidRPr="00423EDD">
              <w:rPr>
                <w:highlight w:val="yellow"/>
                <w:lang w:val="en-GB"/>
              </w:rPr>
              <w:t>xx</w:t>
            </w:r>
          </w:p>
        </w:tc>
        <w:tc>
          <w:tcPr>
            <w:tcW w:w="567" w:type="dxa"/>
            <w:tcBorders>
              <w:left w:val="nil"/>
            </w:tcBorders>
            <w:vAlign w:val="center"/>
          </w:tcPr>
          <w:p w:rsidRPr="00423EDD" w:rsidR="006374E5" w:rsidP="006374E5" w:rsidRDefault="00516FA5" w14:paraId="17227EC7" w14:textId="44F57E23">
            <w:pPr>
              <w:jc w:val="left"/>
              <w:rPr>
                <w:sz w:val="16"/>
                <w:szCs w:val="16"/>
                <w:lang w:val="en-GB"/>
              </w:rPr>
            </w:pPr>
            <w:r>
              <w:rPr>
                <w:sz w:val="16"/>
                <w:szCs w:val="16"/>
                <w:lang w:val="en-GB"/>
              </w:rPr>
              <w:t>byte</w:t>
            </w:r>
          </w:p>
        </w:tc>
        <w:tc>
          <w:tcPr>
            <w:tcW w:w="340" w:type="dxa"/>
            <w:vAlign w:val="center"/>
          </w:tcPr>
          <w:p w:rsidRPr="00423EDD" w:rsidR="006374E5" w:rsidP="005B24DE" w:rsidRDefault="006374E5" w14:paraId="02B742D1" w14:textId="2D8D0C6D">
            <w:pPr>
              <w:jc w:val="right"/>
              <w:rPr>
                <w:sz w:val="16"/>
                <w:szCs w:val="16"/>
                <w:lang w:val="en-GB"/>
              </w:rPr>
            </w:pPr>
          </w:p>
        </w:tc>
        <w:tc>
          <w:tcPr>
            <w:tcW w:w="794" w:type="dxa"/>
            <w:vAlign w:val="center"/>
          </w:tcPr>
          <w:p w:rsidRPr="00423EDD" w:rsidR="006374E5" w:rsidP="00AE1F8D" w:rsidRDefault="006374E5" w14:paraId="7163FC56" w14:textId="725D5C9F">
            <w:pPr>
              <w:rPr>
                <w:sz w:val="16"/>
                <w:szCs w:val="16"/>
                <w:lang w:val="en-GB"/>
              </w:rPr>
            </w:pPr>
          </w:p>
        </w:tc>
        <w:tc>
          <w:tcPr>
            <w:tcW w:w="794" w:type="dxa"/>
            <w:tcBorders>
              <w:right w:val="nil"/>
            </w:tcBorders>
            <w:vAlign w:val="center"/>
          </w:tcPr>
          <w:p w:rsidRPr="00423EDD" w:rsidR="006374E5" w:rsidP="00AE1F8D" w:rsidRDefault="006374E5" w14:paraId="2E125FC1" w14:textId="77777777">
            <w:pPr>
              <w:jc w:val="right"/>
              <w:rPr>
                <w:sz w:val="16"/>
                <w:szCs w:val="16"/>
                <w:lang w:val="en-GB"/>
              </w:rPr>
            </w:pPr>
          </w:p>
        </w:tc>
        <w:tc>
          <w:tcPr>
            <w:tcW w:w="567" w:type="dxa"/>
            <w:tcBorders>
              <w:left w:val="nil"/>
            </w:tcBorders>
            <w:vAlign w:val="center"/>
          </w:tcPr>
          <w:p w:rsidRPr="00423EDD" w:rsidR="006374E5" w:rsidP="00AE1F8D" w:rsidRDefault="006374E5" w14:paraId="23D45F90" w14:textId="65093A67">
            <w:pPr>
              <w:jc w:val="left"/>
              <w:rPr>
                <w:sz w:val="16"/>
                <w:szCs w:val="16"/>
                <w:lang w:val="en-GB"/>
              </w:rPr>
            </w:pPr>
          </w:p>
        </w:tc>
      </w:tr>
      <w:tr w:rsidRPr="00EE0162" w:rsidR="00516FA5" w:rsidTr="006A2FFD" w14:paraId="668591FE" w14:textId="77777777">
        <w:trPr>
          <w:trHeight w:val="320"/>
          <w:jc w:val="center"/>
        </w:trPr>
        <w:tc>
          <w:tcPr>
            <w:tcW w:w="340" w:type="dxa"/>
            <w:vMerge/>
            <w:vAlign w:val="center"/>
          </w:tcPr>
          <w:p w:rsidRPr="00423EDD" w:rsidR="006374E5" w:rsidP="005B24DE" w:rsidRDefault="006374E5" w14:paraId="635EBE86" w14:textId="77777777">
            <w:pPr>
              <w:pStyle w:val="tablecopy"/>
              <w:jc w:val="right"/>
              <w:rPr>
                <w:lang w:val="en-GB"/>
              </w:rPr>
            </w:pPr>
          </w:p>
        </w:tc>
        <w:tc>
          <w:tcPr>
            <w:tcW w:w="794" w:type="dxa"/>
            <w:vAlign w:val="center"/>
          </w:tcPr>
          <w:p w:rsidRPr="00423EDD" w:rsidR="006374E5" w:rsidP="006344E0" w:rsidRDefault="006374E5" w14:paraId="5599BFF9" w14:textId="2A60EC87">
            <w:pPr>
              <w:pStyle w:val="tablecopy"/>
              <w:jc w:val="center"/>
              <w:rPr>
                <w:vertAlign w:val="subscript"/>
                <w:lang w:val="en-GB"/>
              </w:rPr>
            </w:pPr>
            <w:r w:rsidRPr="00423EDD">
              <w:rPr>
                <w:lang w:val="en-GB"/>
              </w:rPr>
              <w:t>R</w:t>
            </w:r>
            <w:r w:rsidRPr="00423EDD">
              <w:rPr>
                <w:vertAlign w:val="subscript"/>
                <w:lang w:val="en-GB"/>
              </w:rPr>
              <w:t>F</w:t>
            </w:r>
          </w:p>
        </w:tc>
        <w:tc>
          <w:tcPr>
            <w:tcW w:w="794" w:type="dxa"/>
            <w:tcBorders>
              <w:right w:val="nil"/>
            </w:tcBorders>
            <w:vAlign w:val="center"/>
          </w:tcPr>
          <w:p w:rsidRPr="00423EDD" w:rsidR="006374E5" w:rsidP="006374E5" w:rsidRDefault="006374E5" w14:paraId="0666A07B" w14:textId="77BE3A82">
            <w:pPr>
              <w:pStyle w:val="tablecopy"/>
              <w:jc w:val="right"/>
              <w:rPr>
                <w:lang w:val="en-GB"/>
              </w:rPr>
            </w:pPr>
            <w:r w:rsidRPr="00423EDD">
              <w:rPr>
                <w:lang w:val="en-GB"/>
              </w:rPr>
              <w:t>30</w:t>
            </w:r>
          </w:p>
        </w:tc>
        <w:tc>
          <w:tcPr>
            <w:tcW w:w="567" w:type="dxa"/>
            <w:tcBorders>
              <w:left w:val="nil"/>
            </w:tcBorders>
            <w:vAlign w:val="center"/>
          </w:tcPr>
          <w:p w:rsidRPr="00423EDD" w:rsidR="006374E5" w:rsidP="006374E5" w:rsidRDefault="00516FA5" w14:paraId="2F7407DA" w14:textId="4C73E867">
            <w:pPr>
              <w:jc w:val="left"/>
              <w:rPr>
                <w:sz w:val="16"/>
                <w:szCs w:val="16"/>
                <w:lang w:val="en-GB"/>
              </w:rPr>
            </w:pPr>
            <w:r>
              <w:rPr>
                <w:sz w:val="16"/>
                <w:szCs w:val="16"/>
                <w:lang w:val="en-GB"/>
              </w:rPr>
              <w:t>fps</w:t>
            </w:r>
          </w:p>
        </w:tc>
        <w:tc>
          <w:tcPr>
            <w:tcW w:w="340" w:type="dxa"/>
            <w:vAlign w:val="center"/>
          </w:tcPr>
          <w:p w:rsidRPr="00423EDD" w:rsidR="006374E5" w:rsidP="005B24DE" w:rsidRDefault="006374E5" w14:paraId="37AAA8DF" w14:textId="46B88285">
            <w:pPr>
              <w:jc w:val="right"/>
              <w:rPr>
                <w:sz w:val="16"/>
                <w:szCs w:val="16"/>
                <w:lang w:val="en-GB"/>
              </w:rPr>
            </w:pPr>
          </w:p>
        </w:tc>
        <w:tc>
          <w:tcPr>
            <w:tcW w:w="794" w:type="dxa"/>
            <w:vAlign w:val="center"/>
          </w:tcPr>
          <w:p w:rsidRPr="00423EDD" w:rsidR="006374E5" w:rsidP="00AE1F8D" w:rsidRDefault="006374E5" w14:paraId="2A274D2D" w14:textId="45E9DC06">
            <w:pPr>
              <w:rPr>
                <w:sz w:val="16"/>
                <w:szCs w:val="16"/>
                <w:lang w:val="en-GB"/>
              </w:rPr>
            </w:pPr>
          </w:p>
        </w:tc>
        <w:tc>
          <w:tcPr>
            <w:tcW w:w="794" w:type="dxa"/>
            <w:tcBorders>
              <w:right w:val="nil"/>
            </w:tcBorders>
            <w:vAlign w:val="center"/>
          </w:tcPr>
          <w:p w:rsidRPr="00423EDD" w:rsidR="006374E5" w:rsidP="00AE1F8D" w:rsidRDefault="006374E5" w14:paraId="66FAD7B8" w14:textId="77777777">
            <w:pPr>
              <w:jc w:val="right"/>
              <w:rPr>
                <w:sz w:val="16"/>
                <w:szCs w:val="16"/>
                <w:lang w:val="en-GB"/>
              </w:rPr>
            </w:pPr>
          </w:p>
        </w:tc>
        <w:tc>
          <w:tcPr>
            <w:tcW w:w="567" w:type="dxa"/>
            <w:tcBorders>
              <w:left w:val="nil"/>
            </w:tcBorders>
            <w:vAlign w:val="center"/>
          </w:tcPr>
          <w:p w:rsidRPr="00423EDD" w:rsidR="006374E5" w:rsidP="00AE1F8D" w:rsidRDefault="006374E5" w14:paraId="40C87D8E" w14:textId="291D600F">
            <w:pPr>
              <w:jc w:val="left"/>
              <w:rPr>
                <w:sz w:val="16"/>
                <w:szCs w:val="16"/>
                <w:lang w:val="en-GB"/>
              </w:rPr>
            </w:pPr>
          </w:p>
        </w:tc>
      </w:tr>
      <w:tr w:rsidRPr="00EE0162" w:rsidR="00516FA5" w:rsidTr="006A2FFD" w14:paraId="3ECBC4D5" w14:textId="77777777">
        <w:trPr>
          <w:trHeight w:val="320"/>
          <w:jc w:val="center"/>
        </w:trPr>
        <w:tc>
          <w:tcPr>
            <w:tcW w:w="340" w:type="dxa"/>
            <w:vMerge/>
            <w:vAlign w:val="center"/>
          </w:tcPr>
          <w:p w:rsidRPr="00423EDD" w:rsidR="006374E5" w:rsidP="005B24DE" w:rsidRDefault="006374E5" w14:paraId="4C19A7CD" w14:textId="77777777">
            <w:pPr>
              <w:pStyle w:val="tablecopy"/>
              <w:jc w:val="right"/>
              <w:rPr>
                <w:lang w:val="en-GB"/>
              </w:rPr>
            </w:pPr>
          </w:p>
        </w:tc>
        <w:tc>
          <w:tcPr>
            <w:tcW w:w="794" w:type="dxa"/>
            <w:vAlign w:val="center"/>
          </w:tcPr>
          <w:p w:rsidRPr="00423EDD" w:rsidR="006374E5" w:rsidP="006344E0" w:rsidRDefault="006374E5" w14:paraId="13C2C206" w14:textId="74751E55">
            <w:pPr>
              <w:pStyle w:val="tablecopy"/>
              <w:jc w:val="center"/>
              <w:rPr>
                <w:vertAlign w:val="subscript"/>
                <w:lang w:val="en-GB"/>
              </w:rPr>
            </w:pPr>
            <w:r w:rsidRPr="00423EDD">
              <w:rPr>
                <w:rFonts w:ascii="Symbol" w:hAnsi="Symbol" w:eastAsia="Symbol" w:cs="Symbol"/>
                <w:lang w:val="en-GB"/>
              </w:rPr>
              <w:t>D</w:t>
            </w:r>
            <w:r w:rsidRPr="00423EDD">
              <w:rPr>
                <w:vertAlign w:val="subscript"/>
                <w:lang w:val="en-GB"/>
              </w:rPr>
              <w:t>E2E</w:t>
            </w:r>
          </w:p>
        </w:tc>
        <w:tc>
          <w:tcPr>
            <w:tcW w:w="794" w:type="dxa"/>
            <w:tcBorders>
              <w:right w:val="nil"/>
            </w:tcBorders>
            <w:vAlign w:val="center"/>
          </w:tcPr>
          <w:p w:rsidRPr="00423EDD" w:rsidR="006374E5" w:rsidP="006374E5" w:rsidRDefault="006374E5" w14:paraId="319A27F6" w14:textId="2D64197D">
            <w:pPr>
              <w:pStyle w:val="tablecopy"/>
              <w:jc w:val="right"/>
              <w:rPr>
                <w:lang w:val="en-GB"/>
              </w:rPr>
            </w:pPr>
            <w:r w:rsidRPr="00423EDD">
              <w:rPr>
                <w:lang w:val="en-GB"/>
              </w:rPr>
              <w:t>Xx</w:t>
            </w:r>
          </w:p>
        </w:tc>
        <w:tc>
          <w:tcPr>
            <w:tcW w:w="567" w:type="dxa"/>
            <w:tcBorders>
              <w:left w:val="nil"/>
            </w:tcBorders>
            <w:vAlign w:val="center"/>
          </w:tcPr>
          <w:p w:rsidRPr="00423EDD" w:rsidR="006374E5" w:rsidP="006374E5" w:rsidRDefault="00516FA5" w14:paraId="1BA81966" w14:textId="20728176">
            <w:pPr>
              <w:jc w:val="left"/>
              <w:rPr>
                <w:sz w:val="16"/>
                <w:szCs w:val="16"/>
                <w:lang w:val="en-GB"/>
              </w:rPr>
            </w:pPr>
            <w:proofErr w:type="spellStart"/>
            <w:r>
              <w:rPr>
                <w:sz w:val="16"/>
                <w:szCs w:val="16"/>
                <w:lang w:val="en-GB"/>
              </w:rPr>
              <w:t>ms</w:t>
            </w:r>
            <w:proofErr w:type="spellEnd"/>
          </w:p>
        </w:tc>
        <w:tc>
          <w:tcPr>
            <w:tcW w:w="340" w:type="dxa"/>
            <w:vAlign w:val="center"/>
          </w:tcPr>
          <w:p w:rsidRPr="00423EDD" w:rsidR="006374E5" w:rsidP="005B24DE" w:rsidRDefault="006374E5" w14:paraId="229D6C49" w14:textId="06C055CC">
            <w:pPr>
              <w:jc w:val="right"/>
              <w:rPr>
                <w:sz w:val="16"/>
                <w:szCs w:val="16"/>
                <w:lang w:val="en-GB"/>
              </w:rPr>
            </w:pPr>
          </w:p>
        </w:tc>
        <w:tc>
          <w:tcPr>
            <w:tcW w:w="794" w:type="dxa"/>
            <w:vAlign w:val="center"/>
          </w:tcPr>
          <w:p w:rsidRPr="00423EDD" w:rsidR="006374E5" w:rsidP="00AE1F8D" w:rsidRDefault="006374E5" w14:paraId="01FBE2A9" w14:textId="3C80572F">
            <w:pPr>
              <w:rPr>
                <w:sz w:val="16"/>
                <w:szCs w:val="16"/>
                <w:lang w:val="en-GB"/>
              </w:rPr>
            </w:pPr>
          </w:p>
        </w:tc>
        <w:tc>
          <w:tcPr>
            <w:tcW w:w="794" w:type="dxa"/>
            <w:tcBorders>
              <w:right w:val="nil"/>
            </w:tcBorders>
            <w:vAlign w:val="center"/>
          </w:tcPr>
          <w:p w:rsidRPr="00423EDD" w:rsidR="006374E5" w:rsidP="00AE1F8D" w:rsidRDefault="006374E5" w14:paraId="524DB4CD" w14:textId="77777777">
            <w:pPr>
              <w:jc w:val="right"/>
              <w:rPr>
                <w:sz w:val="16"/>
                <w:szCs w:val="16"/>
                <w:lang w:val="en-GB"/>
              </w:rPr>
            </w:pPr>
          </w:p>
        </w:tc>
        <w:tc>
          <w:tcPr>
            <w:tcW w:w="567" w:type="dxa"/>
            <w:tcBorders>
              <w:left w:val="nil"/>
            </w:tcBorders>
            <w:vAlign w:val="center"/>
          </w:tcPr>
          <w:p w:rsidRPr="00423EDD" w:rsidR="006374E5" w:rsidP="00AE1F8D" w:rsidRDefault="006374E5" w14:paraId="37331C27" w14:textId="16478F35">
            <w:pPr>
              <w:jc w:val="left"/>
              <w:rPr>
                <w:sz w:val="16"/>
                <w:szCs w:val="16"/>
                <w:lang w:val="en-GB"/>
              </w:rPr>
            </w:pPr>
          </w:p>
        </w:tc>
      </w:tr>
      <w:tr w:rsidRPr="00EE0162" w:rsidR="00516FA5" w:rsidTr="006A2FFD" w14:paraId="18782272" w14:textId="77777777">
        <w:trPr>
          <w:trHeight w:val="320"/>
          <w:jc w:val="center"/>
        </w:trPr>
        <w:tc>
          <w:tcPr>
            <w:tcW w:w="340" w:type="dxa"/>
            <w:vMerge/>
            <w:vAlign w:val="center"/>
          </w:tcPr>
          <w:p w:rsidRPr="00423EDD" w:rsidR="006374E5" w:rsidP="005B24DE" w:rsidRDefault="006374E5" w14:paraId="3BF044AC" w14:textId="77777777">
            <w:pPr>
              <w:pStyle w:val="tablecopy"/>
              <w:jc w:val="right"/>
              <w:rPr>
                <w:lang w:val="en-GB"/>
              </w:rPr>
            </w:pPr>
          </w:p>
        </w:tc>
        <w:tc>
          <w:tcPr>
            <w:tcW w:w="794" w:type="dxa"/>
            <w:vAlign w:val="center"/>
          </w:tcPr>
          <w:p w:rsidRPr="00423EDD" w:rsidR="006374E5" w:rsidP="006344E0" w:rsidRDefault="006374E5" w14:paraId="58F17881" w14:textId="34550010">
            <w:pPr>
              <w:pStyle w:val="tablecopy"/>
              <w:jc w:val="center"/>
              <w:rPr>
                <w:lang w:val="en-GB"/>
              </w:rPr>
            </w:pPr>
            <w:r w:rsidRPr="00423EDD">
              <w:rPr>
                <w:rFonts w:ascii="Symbol" w:hAnsi="Symbol" w:eastAsia="Symbol" w:cs="Symbol"/>
                <w:lang w:val="en-GB"/>
              </w:rPr>
              <w:t>D</w:t>
            </w:r>
            <w:r w:rsidRPr="00423EDD">
              <w:rPr>
                <w:vertAlign w:val="subscript"/>
                <w:lang w:val="en-GB"/>
              </w:rPr>
              <w:t>RAN</w:t>
            </w:r>
          </w:p>
        </w:tc>
        <w:tc>
          <w:tcPr>
            <w:tcW w:w="794" w:type="dxa"/>
            <w:tcBorders>
              <w:right w:val="nil"/>
            </w:tcBorders>
            <w:vAlign w:val="center"/>
          </w:tcPr>
          <w:p w:rsidRPr="00423EDD" w:rsidR="006374E5" w:rsidP="006374E5" w:rsidRDefault="006374E5" w14:paraId="42A8DA69" w14:textId="5E6FB8A2">
            <w:pPr>
              <w:pStyle w:val="tablecopy"/>
              <w:jc w:val="right"/>
              <w:rPr>
                <w:lang w:val="en-GB"/>
              </w:rPr>
            </w:pPr>
            <w:r w:rsidRPr="00423EDD">
              <w:rPr>
                <w:lang w:val="en-GB"/>
              </w:rPr>
              <w:t>Xx</w:t>
            </w:r>
          </w:p>
        </w:tc>
        <w:tc>
          <w:tcPr>
            <w:tcW w:w="567" w:type="dxa"/>
            <w:tcBorders>
              <w:left w:val="nil"/>
            </w:tcBorders>
            <w:vAlign w:val="center"/>
          </w:tcPr>
          <w:p w:rsidRPr="00423EDD" w:rsidR="006374E5" w:rsidP="006374E5" w:rsidRDefault="00516FA5" w14:paraId="7B4E1836" w14:textId="4BD09576">
            <w:pPr>
              <w:jc w:val="left"/>
              <w:rPr>
                <w:sz w:val="16"/>
                <w:szCs w:val="16"/>
                <w:lang w:val="en-GB"/>
              </w:rPr>
            </w:pPr>
            <w:proofErr w:type="spellStart"/>
            <w:r>
              <w:rPr>
                <w:sz w:val="16"/>
                <w:szCs w:val="16"/>
                <w:lang w:val="en-GB"/>
              </w:rPr>
              <w:t>ms</w:t>
            </w:r>
            <w:proofErr w:type="spellEnd"/>
          </w:p>
        </w:tc>
        <w:tc>
          <w:tcPr>
            <w:tcW w:w="340" w:type="dxa"/>
            <w:vAlign w:val="center"/>
          </w:tcPr>
          <w:p w:rsidRPr="00423EDD" w:rsidR="006374E5" w:rsidP="005B24DE" w:rsidRDefault="006374E5" w14:paraId="5B047835" w14:textId="4FC608D8">
            <w:pPr>
              <w:jc w:val="right"/>
              <w:rPr>
                <w:sz w:val="16"/>
                <w:szCs w:val="16"/>
                <w:lang w:val="en-GB"/>
              </w:rPr>
            </w:pPr>
          </w:p>
        </w:tc>
        <w:tc>
          <w:tcPr>
            <w:tcW w:w="794" w:type="dxa"/>
            <w:vAlign w:val="center"/>
          </w:tcPr>
          <w:p w:rsidRPr="00423EDD" w:rsidR="006374E5" w:rsidP="00AE1F8D" w:rsidRDefault="006374E5" w14:paraId="62CFB70C" w14:textId="14F3760C">
            <w:pPr>
              <w:rPr>
                <w:sz w:val="16"/>
                <w:szCs w:val="16"/>
                <w:lang w:val="en-GB"/>
              </w:rPr>
            </w:pPr>
          </w:p>
        </w:tc>
        <w:tc>
          <w:tcPr>
            <w:tcW w:w="794" w:type="dxa"/>
            <w:tcBorders>
              <w:right w:val="nil"/>
            </w:tcBorders>
            <w:vAlign w:val="center"/>
          </w:tcPr>
          <w:p w:rsidRPr="00423EDD" w:rsidR="006374E5" w:rsidP="00AE1F8D" w:rsidRDefault="006374E5" w14:paraId="725FD689" w14:textId="77777777">
            <w:pPr>
              <w:jc w:val="right"/>
              <w:rPr>
                <w:sz w:val="16"/>
                <w:szCs w:val="16"/>
                <w:lang w:val="en-GB"/>
              </w:rPr>
            </w:pPr>
          </w:p>
        </w:tc>
        <w:tc>
          <w:tcPr>
            <w:tcW w:w="567" w:type="dxa"/>
            <w:tcBorders>
              <w:left w:val="nil"/>
            </w:tcBorders>
            <w:vAlign w:val="center"/>
          </w:tcPr>
          <w:p w:rsidRPr="00423EDD" w:rsidR="006374E5" w:rsidP="00AE1F8D" w:rsidRDefault="006374E5" w14:paraId="55AE3D72" w14:textId="6305D8ED">
            <w:pPr>
              <w:jc w:val="left"/>
              <w:rPr>
                <w:sz w:val="16"/>
                <w:szCs w:val="16"/>
                <w:lang w:val="en-GB"/>
              </w:rPr>
            </w:pPr>
          </w:p>
        </w:tc>
      </w:tr>
    </w:tbl>
    <w:p w:rsidRPr="00EE0162" w:rsidR="000254A3" w:rsidP="000254A3" w:rsidRDefault="000254A3" w14:paraId="201EE6B7" w14:textId="3E2581B1">
      <w:pPr>
        <w:pStyle w:val="Heading2"/>
        <w:rPr>
          <w:lang w:val="en-GB"/>
        </w:rPr>
      </w:pPr>
      <w:r w:rsidRPr="00EE0162">
        <w:rPr>
          <w:lang w:val="en-GB"/>
        </w:rPr>
        <w:t>Numerical results</w:t>
      </w:r>
    </w:p>
    <w:p w:rsidRPr="00EE0162" w:rsidR="000254A3" w:rsidP="000254A3" w:rsidRDefault="000254A3" w14:paraId="32030096" w14:textId="77777777">
      <w:pPr>
        <w:pStyle w:val="BodyText"/>
        <w:rPr>
          <w:lang w:val="en-GB"/>
        </w:rPr>
      </w:pPr>
      <w:r w:rsidRPr="00EE0162">
        <w:rPr>
          <w:lang w:val="en-GB"/>
        </w:rPr>
        <w:t>Text …</w:t>
      </w:r>
      <w:commentRangeEnd w:id="242"/>
      <w:r w:rsidRPr="00EE0162">
        <w:rPr>
          <w:rStyle w:val="CommentReference"/>
          <w:spacing w:val="0"/>
          <w:lang w:val="en-GB" w:eastAsia="en-US"/>
        </w:rPr>
        <w:commentReference w:id="242"/>
      </w:r>
    </w:p>
    <w:p w:rsidRPr="00EE0162" w:rsidR="00EC57AD" w:rsidP="00EC57AD" w:rsidRDefault="00EC57AD" w14:paraId="1787017E" w14:textId="3B815E4C">
      <w:pPr>
        <w:pStyle w:val="Heading1"/>
        <w:rPr>
          <w:lang w:val="en-GB"/>
        </w:rPr>
      </w:pPr>
      <w:r w:rsidRPr="00EE0162">
        <w:rPr>
          <w:lang w:val="en-GB"/>
        </w:rPr>
        <w:t>Concluding Remarks</w:t>
      </w:r>
      <w:r w:rsidRPr="00EE0162" w:rsidR="00FB483A">
        <w:rPr>
          <w:lang w:val="en-GB"/>
        </w:rPr>
        <w:t xml:space="preserve"> (1/4 page</w:t>
      </w:r>
      <w:r w:rsidRPr="00EE0162" w:rsidR="00EE75EC">
        <w:rPr>
          <w:lang w:val="en-GB"/>
        </w:rPr>
        <w:t>)</w:t>
      </w:r>
    </w:p>
    <w:p w:rsidRPr="00EE0162" w:rsidR="00EC57AD" w:rsidP="00EC57AD" w:rsidRDefault="00213640" w14:paraId="64DF9283" w14:textId="4DA73EB6">
      <w:pPr>
        <w:pStyle w:val="BodyText"/>
        <w:rPr>
          <w:lang w:val="en-GB"/>
        </w:rPr>
      </w:pPr>
      <w:r w:rsidRPr="00EE0162">
        <w:rPr>
          <w:lang w:val="en-GB"/>
        </w:rPr>
        <w:t>Recap …</w:t>
      </w:r>
    </w:p>
    <w:p w:rsidRPr="00EE0162" w:rsidR="00213640" w:rsidP="00EC57AD" w:rsidRDefault="00213640" w14:paraId="22ADA012" w14:textId="6ADF60F1">
      <w:pPr>
        <w:pStyle w:val="BodyText"/>
        <w:rPr>
          <w:lang w:val="en-GB"/>
        </w:rPr>
      </w:pPr>
      <w:commentRangeStart w:id="246"/>
      <w:r w:rsidRPr="00EE0162">
        <w:rPr>
          <w:lang w:val="en-GB"/>
        </w:rPr>
        <w:t>Open challenges,</w:t>
      </w:r>
      <w:commentRangeEnd w:id="246"/>
      <w:r w:rsidRPr="00EE0162">
        <w:rPr>
          <w:rStyle w:val="CommentReference"/>
          <w:lang w:val="en-GB"/>
        </w:rPr>
        <w:commentReference w:id="246"/>
      </w:r>
      <w:r w:rsidRPr="00EE0162">
        <w:rPr>
          <w:lang w:val="en-GB"/>
        </w:rPr>
        <w:t xml:space="preserve"> incl. AI/ML-based slice optimisation and cross-layer adaptation</w:t>
      </w:r>
      <w:r w:rsidRPr="00EE0162" w:rsidR="00A81553">
        <w:rPr>
          <w:lang w:val="en-GB"/>
        </w:rPr>
        <w:t xml:space="preserve">, incl. adapting application layer to radio network capabilities and </w:t>
      </w:r>
      <w:r w:rsidRPr="00EE0162" w:rsidR="00060B23">
        <w:rPr>
          <w:lang w:val="en-GB"/>
        </w:rPr>
        <w:t>optimising the connect-compute trade-off.</w:t>
      </w:r>
      <w:r w:rsidRPr="00EE0162" w:rsidR="00B81503">
        <w:rPr>
          <w:lang w:val="en-GB"/>
        </w:rPr>
        <w:t xml:space="preserve"> Predictive beam handover</w:t>
      </w:r>
      <w:r w:rsidRPr="00EE0162" w:rsidR="00367417">
        <w:rPr>
          <w:lang w:val="en-GB"/>
        </w:rPr>
        <w:t xml:space="preserve"> using AI/ML (anticipate </w:t>
      </w:r>
      <w:r w:rsidRPr="00EE0162" w:rsidR="003C67D3">
        <w:rPr>
          <w:lang w:val="en-GB"/>
        </w:rPr>
        <w:t xml:space="preserve">blocker-induced </w:t>
      </w:r>
      <w:r w:rsidRPr="00EE0162" w:rsidR="00367417">
        <w:rPr>
          <w:lang w:val="en-GB"/>
        </w:rPr>
        <w:t>beam failure: timely beam change or beam addition).</w:t>
      </w:r>
    </w:p>
    <w:p w:rsidRPr="00EE0162" w:rsidR="009303D9" w:rsidP="00A059B3" w:rsidRDefault="009303D9" w14:paraId="158BFBFC" w14:textId="7134486B">
      <w:pPr>
        <w:pStyle w:val="Heading5"/>
        <w:rPr>
          <w:lang w:val="en-GB"/>
        </w:rPr>
      </w:pPr>
      <w:r w:rsidRPr="00EE0162">
        <w:rPr>
          <w:lang w:val="en-GB"/>
        </w:rPr>
        <w:t>References</w:t>
      </w:r>
      <w:r w:rsidRPr="00EE0162" w:rsidR="00EE75EC">
        <w:rPr>
          <w:lang w:val="en-GB"/>
        </w:rPr>
        <w:t xml:space="preserve"> (1/4 page)</w:t>
      </w:r>
    </w:p>
    <w:p w:rsidRPr="00EE0162" w:rsidR="009303D9" w:rsidP="0004781E" w:rsidRDefault="00FE54C5" w14:paraId="158BFC08" w14:textId="40CDFCF6">
      <w:pPr>
        <w:pStyle w:val="references"/>
        <w:ind w:left="354" w:hanging="354"/>
        <w:rPr>
          <w:lang w:val="en-GB"/>
        </w:rPr>
      </w:pPr>
      <w:r w:rsidRPr="00EE0162">
        <w:rPr>
          <w:lang w:val="en-GB"/>
        </w:rPr>
        <w:t>H. Holma, A. Toskala and T. Nakamura, ‘5G technology - 3GPP New Radio’, John Wiley &amp; Sons, Hoboken, USA, 2020.</w:t>
      </w:r>
    </w:p>
    <w:p w:rsidRPr="00EE0162" w:rsidR="00065861" w:rsidP="0004781E" w:rsidRDefault="00AD6B09" w14:paraId="396E4AED" w14:textId="76568F70">
      <w:pPr>
        <w:pStyle w:val="references"/>
        <w:ind w:left="354" w:hanging="354"/>
        <w:rPr>
          <w:lang w:val="en-GB"/>
        </w:rPr>
      </w:pPr>
      <w:commentRangeStart w:id="247"/>
      <w:r w:rsidRPr="00EE0162">
        <w:rPr>
          <w:lang w:val="en-GB"/>
        </w:rPr>
        <w:t>O. Abari, D. Bha</w:t>
      </w:r>
      <w:r w:rsidRPr="00EE0162" w:rsidR="00E5194C">
        <w:rPr>
          <w:lang w:val="en-GB"/>
        </w:rPr>
        <w:t>radia, A. Duffield</w:t>
      </w:r>
      <w:r w:rsidRPr="00EE0162" w:rsidR="00AD4C4D">
        <w:rPr>
          <w:lang w:val="en-GB"/>
        </w:rPr>
        <w:t xml:space="preserve"> and</w:t>
      </w:r>
      <w:r w:rsidRPr="00EE0162" w:rsidR="00E5194C">
        <w:rPr>
          <w:lang w:val="en-GB"/>
        </w:rPr>
        <w:t xml:space="preserve"> D. Katabi, ‘</w:t>
      </w:r>
      <w:r w:rsidRPr="00EE0162">
        <w:rPr>
          <w:lang w:val="en-GB"/>
        </w:rPr>
        <w:t>Cutting the Cord in Virtual Reality</w:t>
      </w:r>
      <w:r w:rsidRPr="00EE0162" w:rsidR="00E5194C">
        <w:rPr>
          <w:lang w:val="en-GB"/>
        </w:rPr>
        <w:t>’</w:t>
      </w:r>
      <w:r w:rsidRPr="00EE0162" w:rsidR="001173EE">
        <w:rPr>
          <w:lang w:val="en-GB"/>
        </w:rPr>
        <w:t>, Association for Computing Machinery, New York, USA</w:t>
      </w:r>
      <w:r w:rsidRPr="00EE0162" w:rsidR="00585B98">
        <w:rPr>
          <w:lang w:val="en-GB"/>
        </w:rPr>
        <w:t>,</w:t>
      </w:r>
      <w:r w:rsidRPr="00EE0162" w:rsidR="001173EE">
        <w:rPr>
          <w:lang w:val="en-GB"/>
        </w:rPr>
        <w:t xml:space="preserve"> 2016</w:t>
      </w:r>
      <w:commentRangeEnd w:id="247"/>
      <w:r w:rsidRPr="00EE0162" w:rsidR="00AD4C4D">
        <w:rPr>
          <w:rStyle w:val="CommentReference"/>
          <w:rFonts w:eastAsia="SimSun"/>
          <w:noProof w:val="0"/>
          <w:lang w:val="en-GB"/>
        </w:rPr>
        <w:commentReference w:id="247"/>
      </w:r>
    </w:p>
    <w:p w:rsidRPr="00EE0162" w:rsidR="00704668" w:rsidP="00CC7702" w:rsidRDefault="00704668" w14:paraId="54DFDF5E" w14:textId="708B6467">
      <w:pPr>
        <w:pStyle w:val="references"/>
        <w:ind w:left="354" w:hanging="354"/>
        <w:rPr>
          <w:lang w:val="en-GB"/>
        </w:rPr>
      </w:pPr>
      <w:bookmarkStart w:name="_Ref50563752" w:id="248"/>
      <w:r w:rsidRPr="00EE0162">
        <w:rPr>
          <w:lang w:val="en-GB"/>
        </w:rPr>
        <w:t xml:space="preserve">M. S. Elbamby, C. Perfecto, M. Bennis and K. Doppler, </w:t>
      </w:r>
      <w:del w:author="Litjens, R. (Remco)" w:date="2020-09-28T10:32:00Z" w:id="249">
        <w:r w:rsidRPr="00EE0162" w:rsidDel="0037651C">
          <w:rPr>
            <w:lang w:val="en-GB"/>
          </w:rPr>
          <w:delText>"</w:delText>
        </w:r>
      </w:del>
      <w:ins w:author="Litjens, R. (Remco)" w:date="2020-09-28T10:32:00Z" w:id="250">
        <w:r w:rsidRPr="00EE0162" w:rsidR="0037651C">
          <w:rPr>
            <w:lang w:val="en-GB"/>
          </w:rPr>
          <w:t>‘</w:t>
        </w:r>
      </w:ins>
      <w:r w:rsidRPr="00EE0162">
        <w:rPr>
          <w:lang w:val="en-GB"/>
        </w:rPr>
        <w:t xml:space="preserve">Toward </w:t>
      </w:r>
      <w:ins w:author="Litjens, R. (Remco)" w:date="2020-09-28T10:32:00Z" w:id="251">
        <w:r w:rsidRPr="00EE0162" w:rsidR="0037651C">
          <w:rPr>
            <w:lang w:val="en-GB"/>
          </w:rPr>
          <w:t>l</w:t>
        </w:r>
      </w:ins>
      <w:del w:author="Litjens, R. (Remco)" w:date="2020-09-28T10:32:00Z" w:id="252">
        <w:r w:rsidRPr="00EE0162" w:rsidDel="0037651C">
          <w:rPr>
            <w:lang w:val="en-GB"/>
          </w:rPr>
          <w:delText>L</w:delText>
        </w:r>
      </w:del>
      <w:r w:rsidRPr="00EE0162">
        <w:rPr>
          <w:lang w:val="en-GB"/>
        </w:rPr>
        <w:t>ow-</w:t>
      </w:r>
      <w:ins w:author="Litjens, R. (Remco)" w:date="2020-09-28T10:32:00Z" w:id="253">
        <w:r w:rsidRPr="00EE0162" w:rsidR="0037651C">
          <w:rPr>
            <w:lang w:val="en-GB"/>
          </w:rPr>
          <w:t>l</w:t>
        </w:r>
      </w:ins>
      <w:del w:author="Litjens, R. (Remco)" w:date="2020-09-28T10:32:00Z" w:id="254">
        <w:r w:rsidRPr="00EE0162" w:rsidDel="0037651C">
          <w:rPr>
            <w:lang w:val="en-GB"/>
          </w:rPr>
          <w:delText>L</w:delText>
        </w:r>
      </w:del>
      <w:r w:rsidRPr="00EE0162">
        <w:rPr>
          <w:lang w:val="en-GB"/>
        </w:rPr>
        <w:t xml:space="preserve">atency and </w:t>
      </w:r>
      <w:ins w:author="Litjens, R. (Remco)" w:date="2020-09-28T10:33:00Z" w:id="255">
        <w:r w:rsidRPr="00EE0162" w:rsidR="0037651C">
          <w:rPr>
            <w:lang w:val="en-GB"/>
          </w:rPr>
          <w:t>u</w:t>
        </w:r>
      </w:ins>
      <w:del w:author="Litjens, R. (Remco)" w:date="2020-09-28T10:33:00Z" w:id="256">
        <w:r w:rsidRPr="00EE0162" w:rsidDel="0037651C">
          <w:rPr>
            <w:lang w:val="en-GB"/>
          </w:rPr>
          <w:delText>U</w:delText>
        </w:r>
      </w:del>
      <w:r w:rsidRPr="00EE0162">
        <w:rPr>
          <w:lang w:val="en-GB"/>
        </w:rPr>
        <w:t>ltra-</w:t>
      </w:r>
      <w:ins w:author="Litjens, R. (Remco)" w:date="2020-09-28T10:33:00Z" w:id="257">
        <w:r w:rsidRPr="00EE0162" w:rsidR="0037651C">
          <w:rPr>
            <w:lang w:val="en-GB"/>
          </w:rPr>
          <w:t>r</w:t>
        </w:r>
      </w:ins>
      <w:del w:author="Litjens, R. (Remco)" w:date="2020-09-28T10:33:00Z" w:id="258">
        <w:r w:rsidRPr="00EE0162" w:rsidDel="0037651C">
          <w:rPr>
            <w:lang w:val="en-GB"/>
          </w:rPr>
          <w:delText>R</w:delText>
        </w:r>
      </w:del>
      <w:r w:rsidRPr="00EE0162">
        <w:rPr>
          <w:lang w:val="en-GB"/>
        </w:rPr>
        <w:t xml:space="preserve">eliable </w:t>
      </w:r>
      <w:ins w:author="Litjens, R. (Remco)" w:date="2020-09-28T10:33:00Z" w:id="259">
        <w:r w:rsidRPr="00EE0162" w:rsidR="0037651C">
          <w:rPr>
            <w:lang w:val="en-GB"/>
          </w:rPr>
          <w:t>v</w:t>
        </w:r>
      </w:ins>
      <w:del w:author="Litjens, R. (Remco)" w:date="2020-09-28T10:33:00Z" w:id="260">
        <w:r w:rsidRPr="00EE0162" w:rsidDel="0037651C">
          <w:rPr>
            <w:lang w:val="en-GB"/>
          </w:rPr>
          <w:delText>V</w:delText>
        </w:r>
      </w:del>
      <w:r w:rsidRPr="00EE0162">
        <w:rPr>
          <w:lang w:val="en-GB"/>
        </w:rPr>
        <w:t xml:space="preserve">irtual </w:t>
      </w:r>
      <w:ins w:author="Litjens, R. (Remco)" w:date="2020-09-28T10:33:00Z" w:id="261">
        <w:r w:rsidRPr="00EE0162" w:rsidR="0037651C">
          <w:rPr>
            <w:lang w:val="en-GB"/>
          </w:rPr>
          <w:t>r</w:t>
        </w:r>
      </w:ins>
      <w:del w:author="Litjens, R. (Remco)" w:date="2020-09-28T10:33:00Z" w:id="262">
        <w:r w:rsidRPr="00EE0162" w:rsidDel="0037651C">
          <w:rPr>
            <w:lang w:val="en-GB"/>
          </w:rPr>
          <w:delText>R</w:delText>
        </w:r>
      </w:del>
      <w:r w:rsidRPr="00EE0162">
        <w:rPr>
          <w:lang w:val="en-GB"/>
        </w:rPr>
        <w:t>eality</w:t>
      </w:r>
      <w:ins w:author="Litjens, R. (Remco)" w:date="2020-09-28T10:32:00Z" w:id="263">
        <w:r w:rsidRPr="00EE0162" w:rsidR="0037651C">
          <w:rPr>
            <w:lang w:val="en-GB"/>
          </w:rPr>
          <w:t>’</w:t>
        </w:r>
      </w:ins>
      <w:r w:rsidRPr="00EE0162">
        <w:rPr>
          <w:lang w:val="en-GB"/>
        </w:rPr>
        <w:t>,</w:t>
      </w:r>
      <w:del w:author="Litjens, R. (Remco)" w:date="2020-09-28T10:32:00Z" w:id="264">
        <w:r w:rsidRPr="00EE0162" w:rsidDel="0037651C">
          <w:rPr>
            <w:lang w:val="en-GB"/>
          </w:rPr>
          <w:delText>"</w:delText>
        </w:r>
      </w:del>
      <w:r w:rsidRPr="00EE0162">
        <w:rPr>
          <w:lang w:val="en-GB"/>
        </w:rPr>
        <w:t xml:space="preserve"> </w:t>
      </w:r>
      <w:del w:author="Litjens, R. (Remco)" w:date="2020-09-28T10:32:00Z" w:id="265">
        <w:r w:rsidRPr="00EE0162" w:rsidDel="0037651C">
          <w:rPr>
            <w:i/>
            <w:iCs/>
            <w:lang w:val="en-GB"/>
            <w:rPrChange w:author="Litjens, R. (Remco)" w:date="2020-09-28T10:32:00Z" w:id="266">
              <w:rPr/>
            </w:rPrChange>
          </w:rPr>
          <w:delText xml:space="preserve">in </w:delText>
        </w:r>
      </w:del>
      <w:r w:rsidRPr="00EE0162">
        <w:rPr>
          <w:i/>
          <w:iCs/>
          <w:lang w:val="en-GB"/>
          <w:rPrChange w:author="Litjens, R. (Remco)" w:date="2020-09-28T10:32:00Z" w:id="267">
            <w:rPr/>
          </w:rPrChange>
        </w:rPr>
        <w:t>IEEE Network</w:t>
      </w:r>
      <w:r w:rsidRPr="00EE0162">
        <w:rPr>
          <w:lang w:val="en-GB"/>
        </w:rPr>
        <w:t>, vol. 32, no. 2, pp. 78-84, March-April 2018,</w:t>
      </w:r>
    </w:p>
    <w:p w:rsidRPr="00EE0162" w:rsidR="001A3735" w:rsidP="00CC7702" w:rsidRDefault="001A3735" w14:paraId="32BF162D" w14:textId="67FC4B41">
      <w:pPr>
        <w:pStyle w:val="references"/>
        <w:ind w:left="354" w:hanging="354"/>
        <w:rPr>
          <w:lang w:val="en-GB"/>
        </w:rPr>
      </w:pPr>
      <w:r w:rsidRPr="00EE0162">
        <w:rPr>
          <w:lang w:val="en-GB"/>
        </w:rPr>
        <w:t>3GPP, ‘Study on channel model for frequencies from 0.5 to 100 GHz’, TR38.901, v16.1.0, 2019.</w:t>
      </w:r>
      <w:bookmarkEnd w:id="248"/>
    </w:p>
    <w:p w:rsidR="00D00A4E" w:rsidP="00CC7702" w:rsidRDefault="006C55CF" w14:paraId="29EB634A" w14:textId="03B722BC">
      <w:pPr>
        <w:pStyle w:val="references"/>
        <w:ind w:left="354" w:hanging="354"/>
        <w:rPr>
          <w:lang w:val="en-GB"/>
        </w:rPr>
      </w:pPr>
      <w:bookmarkStart w:name="_Ref50563811" w:id="268"/>
      <w:r w:rsidRPr="00EE0162">
        <w:rPr>
          <w:lang w:val="en-GB"/>
        </w:rPr>
        <w:t xml:space="preserve">Fraunhofer, ‘Quadriga – The next generation radio channel model’, </w:t>
      </w:r>
      <w:r w:rsidRPr="00EE0162" w:rsidR="00065861">
        <w:rPr>
          <w:lang w:val="en-GB"/>
        </w:rPr>
        <w:t xml:space="preserve">  </w:t>
      </w:r>
      <w:r w:rsidRPr="00EE0162">
        <w:rPr>
          <w:lang w:val="en-GB"/>
        </w:rPr>
        <w:t>www.quadriga-channel-model.de, 2020.</w:t>
      </w:r>
      <w:bookmarkEnd w:id="268"/>
    </w:p>
    <w:p w:rsidR="00BB0573" w:rsidP="00BB0573" w:rsidRDefault="00BB0573" w14:paraId="2D328094" w14:textId="62F91359">
      <w:pPr>
        <w:pStyle w:val="references"/>
        <w:ind w:left="354" w:hanging="354"/>
        <w:rPr>
          <w:lang w:val="en-GB"/>
        </w:rPr>
      </w:pPr>
      <w:r>
        <w:t>3GPP</w:t>
      </w:r>
      <w:r w:rsidRPr="00EE0162">
        <w:rPr>
          <w:lang w:val="en-GB"/>
        </w:rPr>
        <w:t>, ‘</w:t>
      </w:r>
      <w:r w:rsidR="001C4A0A">
        <w:t>Extended Reality (XR) in 5G</w:t>
      </w:r>
      <w:r w:rsidRPr="00EE0162">
        <w:rPr>
          <w:lang w:val="en-GB"/>
        </w:rPr>
        <w:t>’, TR</w:t>
      </w:r>
      <w:r w:rsidR="001C4A0A">
        <w:t>26</w:t>
      </w:r>
      <w:r w:rsidRPr="00EE0162">
        <w:rPr>
          <w:lang w:val="en-GB"/>
        </w:rPr>
        <w:t>.</w:t>
      </w:r>
      <w:r w:rsidR="001C4A0A">
        <w:t>928</w:t>
      </w:r>
      <w:r w:rsidRPr="00EE0162">
        <w:rPr>
          <w:lang w:val="en-GB"/>
        </w:rPr>
        <w:t>, v16.</w:t>
      </w:r>
      <w:r w:rsidR="001C4A0A">
        <w:t>0</w:t>
      </w:r>
      <w:r w:rsidRPr="00EE0162">
        <w:rPr>
          <w:lang w:val="en-GB"/>
        </w:rPr>
        <w:t>.0, 20</w:t>
      </w:r>
      <w:r w:rsidR="001C4A0A">
        <w:t>20</w:t>
      </w:r>
    </w:p>
    <w:p w:rsidRPr="00EE0162" w:rsidR="005E6BA2" w:rsidP="00BB0573" w:rsidRDefault="005E6BA2" w14:paraId="2BD5F52E" w14:textId="5B392557">
      <w:pPr>
        <w:pStyle w:val="references"/>
        <w:ind w:left="354" w:hanging="354"/>
        <w:rPr>
          <w:lang w:val="en-GB"/>
        </w:rPr>
      </w:pPr>
      <w:r>
        <w:t>...</w:t>
      </w:r>
    </w:p>
    <w:p w:rsidRPr="00EE0162" w:rsidR="00852C48" w:rsidP="005E6BA2" w:rsidRDefault="00852C48" w14:paraId="2BCCA714" w14:textId="057B6F1B">
      <w:pPr>
        <w:pStyle w:val="references"/>
        <w:numPr>
          <w:ilvl w:val="0"/>
          <w:numId w:val="0"/>
        </w:numPr>
        <w:ind w:left="354"/>
        <w:rPr>
          <w:lang w:val="en-GB"/>
        </w:rPr>
      </w:pPr>
    </w:p>
    <w:p w:rsidR="00836367" w:rsidP="008B6524" w:rsidRDefault="00836367" w14:paraId="647052D4" w14:textId="77777777">
      <w:pPr>
        <w:pStyle w:val="references"/>
        <w:numPr>
          <w:ilvl w:val="0"/>
          <w:numId w:val="0"/>
        </w:numPr>
        <w:spacing w:line="240" w:lineRule="auto"/>
        <w:ind w:left="360" w:hanging="360"/>
        <w:jc w:val="center"/>
        <w:rPr>
          <w:rFonts w:eastAsia="SimSun"/>
          <w:b/>
          <w:noProof w:val="0"/>
          <w:color w:val="FF0000"/>
          <w:spacing w:val="-1"/>
          <w:sz w:val="20"/>
          <w:szCs w:val="20"/>
          <w:lang w:val="en-GB" w:eastAsia="x-none"/>
        </w:rPr>
      </w:pPr>
    </w:p>
    <w:p w:rsidRPr="00EE0162" w:rsidR="00852C48" w:rsidP="008B6524" w:rsidRDefault="00852C48" w14:paraId="158BFC0A" w14:textId="6EF9138F">
      <w:pPr>
        <w:pStyle w:val="references"/>
        <w:numPr>
          <w:ilvl w:val="0"/>
          <w:numId w:val="0"/>
        </w:numPr>
        <w:spacing w:line="240" w:lineRule="auto"/>
        <w:ind w:left="360" w:hanging="360"/>
        <w:jc w:val="center"/>
        <w:rPr>
          <w:rFonts w:eastAsia="SimSun"/>
          <w:b/>
          <w:noProof w:val="0"/>
          <w:color w:val="FF0000"/>
          <w:spacing w:val="-1"/>
          <w:sz w:val="20"/>
          <w:szCs w:val="20"/>
          <w:lang w:val="en-GB" w:eastAsia="x-none"/>
        </w:rPr>
        <w:sectPr w:rsidRPr="00EE0162" w:rsidR="00852C48" w:rsidSect="003B4E04">
          <w:type w:val="continuous"/>
          <w:pgSz w:w="11906" w:h="16838" w:orient="portrait" w:code="9"/>
          <w:pgMar w:top="1080" w:right="907" w:bottom="1440" w:left="907" w:header="720" w:footer="720" w:gutter="0"/>
          <w:cols w:space="360" w:num="2"/>
          <w:docGrid w:linePitch="360"/>
        </w:sectPr>
      </w:pPr>
    </w:p>
    <w:p w:rsidRPr="00EE0162" w:rsidR="009303D9" w:rsidP="005B520E" w:rsidRDefault="009303D9" w14:paraId="158BFC0B" w14:textId="777C2D58">
      <w:pPr>
        <w:rPr>
          <w:lang w:val="en-GB"/>
        </w:rPr>
      </w:pPr>
    </w:p>
    <w:sectPr w:rsidRPr="00EE0162" w:rsidR="009303D9" w:rsidSect="003B4E04">
      <w:type w:val="continuous"/>
      <w:pgSz w:w="11906" w:h="16838" w:orient="portrait"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LR(" w:author="Litjens, R. (Remco)" w:date="2020-09-03T09:46:00Z" w:id="0">
    <w:p w:rsidR="00B3344B" w:rsidP="0011464E" w:rsidRDefault="00B3344B" w14:paraId="4CBECA04" w14:textId="04F9B056">
      <w:pPr>
        <w:pStyle w:val="CommentText"/>
      </w:pPr>
      <w:r>
        <w:t>AP for a</w:t>
      </w:r>
      <w:r>
        <w:rPr>
          <w:rStyle w:val="CommentReference"/>
        </w:rPr>
        <w:annotationRef/>
      </w:r>
      <w:r>
        <w:t>ll to think about the title</w:t>
      </w:r>
    </w:p>
  </w:comment>
  <w:comment w:initials="JHdMJ(" w:author="Janeiro Horta de Morais, J.A. (João)" w:date="2020-10-07T14:29:00Z" w:id="1">
    <w:p w:rsidR="00CF7200" w:rsidRDefault="00CF7200" w14:paraId="1D1A5D30" w14:textId="1775C6DE">
      <w:pPr>
        <w:pStyle w:val="CommentText"/>
      </w:pPr>
      <w:r>
        <w:rPr>
          <w:rStyle w:val="CommentReference"/>
        </w:rPr>
        <w:annotationRef/>
      </w:r>
    </w:p>
  </w:comment>
  <w:comment w:initials="FD/SB" w:author="Sjors Braam" w:date="2020-09-09T17:14:00Z" w:id="5">
    <w:p w:rsidR="00B3344B" w:rsidRDefault="00B3344B" w14:paraId="5D9621F9" w14:textId="4EAFA923">
      <w:pPr>
        <w:pStyle w:val="CommentText"/>
      </w:pPr>
      <w:r>
        <w:rPr>
          <w:rStyle w:val="CommentReference"/>
        </w:rPr>
        <w:annotationRef/>
      </w:r>
      <w:r>
        <w:t>Content is there, but this needs to be rewritten to academic English</w:t>
      </w:r>
    </w:p>
  </w:comment>
  <w:comment w:initials="LR(" w:author="Litjens, R. (Remco)" w:date="2020-09-24T15:25:00Z" w:id="6">
    <w:p w:rsidR="00B3344B" w:rsidRDefault="00B3344B" w14:paraId="502BA193" w14:textId="2FFA33BF">
      <w:pPr>
        <w:pStyle w:val="CommentText"/>
      </w:pPr>
      <w:r>
        <w:rPr>
          <w:rStyle w:val="CommentReference"/>
        </w:rPr>
        <w:annotationRef/>
      </w:r>
      <w:r>
        <w:t>A bit short still. Only two references is not enough.</w:t>
      </w:r>
    </w:p>
  </w:comment>
  <w:comment w:initials="J(" w:author="Janeiro Horta de Morais, J.A. (João)" w:date="2020-09-25T14:00:00Z" w:id="38">
    <w:p w:rsidR="00B3344B" w:rsidRDefault="00B3344B" w14:paraId="36A2CB66" w14:textId="0D650C36">
      <w:pPr>
        <w:pStyle w:val="CommentText"/>
      </w:pPr>
      <w:r>
        <w:t>Technically, the data sent to a user is information on the meeting, which then the headset can process into images that are subsequently shown to the user. Also, more than just visual information is sent, e.g. audio and haptics.</w:t>
      </w:r>
      <w:r>
        <w:rPr>
          <w:rStyle w:val="CommentReference"/>
        </w:rPr>
        <w:annotationRef/>
      </w:r>
    </w:p>
  </w:comment>
  <w:comment w:initials="LR(" w:author="Litjens, R. (Remco)" w:date="2020-09-28T08:30:00Z" w:id="39">
    <w:p w:rsidR="00B3344B" w:rsidRDefault="00B3344B" w14:paraId="6A2C7D45" w14:textId="2161BE0E">
      <w:pPr>
        <w:pStyle w:val="CommentText"/>
      </w:pPr>
      <w:r>
        <w:rPr>
          <w:rStyle w:val="CommentReference"/>
        </w:rPr>
        <w:annotationRef/>
      </w:r>
      <w:r>
        <w:t>To be added still what this means in terms of resolution. Are we really including a haptic application in the scenario? In what sense? Also haptic, the audio captured from the virtual users would not be unicast to each physical user individually, I suppose, but rather be sent to a single audio speaker in the room, right!?</w:t>
      </w:r>
    </w:p>
  </w:comment>
  <w:comment w:initials="J(" w:author="Janeiro Horta de Morais, J.A. (João)" w:date="2020-09-28T13:02:00Z" w:id="40">
    <w:p w:rsidR="00B3344B" w:rsidRDefault="00B3344B" w14:paraId="7E9D7DA9" w14:textId="6601E785">
      <w:pPr>
        <w:pStyle w:val="CommentText"/>
      </w:pPr>
      <w:r>
        <w:t xml:space="preserve">Specific audio channels are more immersive. We can mention that haptic information can also be a part of the DL/UL, but that we are not </w:t>
      </w:r>
      <w:proofErr w:type="spellStart"/>
      <w:r>
        <w:t>specificallymentioning</w:t>
      </w:r>
      <w:proofErr w:type="spellEnd"/>
      <w:r>
        <w:t xml:space="preserve"> it. Or not, the main point was the distinction between 'data' and 'images'.</w:t>
      </w:r>
      <w:r>
        <w:rPr>
          <w:rStyle w:val="CommentReference"/>
        </w:rPr>
        <w:annotationRef/>
      </w:r>
    </w:p>
  </w:comment>
  <w:comment w:initials="LR(" w:author="Litjens, R. (Remco)" w:date="2020-10-01T12:11:00Z" w:id="47">
    <w:p w:rsidR="00655422" w:rsidRDefault="00655422" w14:paraId="56661065" w14:textId="77777777">
      <w:pPr>
        <w:pStyle w:val="CommentText"/>
      </w:pPr>
      <w:r>
        <w:rPr>
          <w:rStyle w:val="CommentReference"/>
        </w:rPr>
        <w:annotationRef/>
      </w:r>
      <w:r>
        <w:t>Cameras at head height</w:t>
      </w:r>
    </w:p>
    <w:p w:rsidR="00655422" w:rsidRDefault="00655422" w14:paraId="64B45B2A" w14:textId="1C1B75DC">
      <w:pPr>
        <w:pStyle w:val="CommentText"/>
      </w:pPr>
      <w:r>
        <w:t xml:space="preserve">Replace phone by box = camera hub, incorporating a UE; what happens in the hub: synchronized aggregation of two video streams; why: </w:t>
      </w:r>
    </w:p>
  </w:comment>
  <w:comment w:initials="LR(" w:author="Litjens, R. (Remco)" w:date="2020-10-01T11:00:00Z" w:id="72">
    <w:p w:rsidRPr="00AD1D7E" w:rsidR="00B3344B" w:rsidRDefault="00B3344B" w14:paraId="6BB9FC57" w14:textId="6E9947D8">
      <w:pPr>
        <w:pStyle w:val="CommentText"/>
        <w:rPr>
          <w:vertAlign w:val="subscript"/>
        </w:rPr>
      </w:pPr>
      <w:r>
        <w:rPr>
          <w:rStyle w:val="CommentReference"/>
        </w:rPr>
        <w:annotationRef/>
      </w:r>
      <w:r>
        <w:t>Include R</w:t>
      </w:r>
      <w:r>
        <w:rPr>
          <w:vertAlign w:val="subscript"/>
        </w:rPr>
        <w:t>F</w:t>
      </w:r>
      <w:r>
        <w:t>, M</w:t>
      </w:r>
      <w:r>
        <w:rPr>
          <w:vertAlign w:val="subscript"/>
        </w:rPr>
        <w:t>P</w:t>
      </w:r>
    </w:p>
  </w:comment>
  <w:comment w:initials="LR(" w:author="Litjens, R. (Remco)" w:date="2020-10-01T17:52:00Z" w:id="77">
    <w:p w:rsidR="00BB0010" w:rsidRDefault="00BB0010" w14:paraId="04C5E954" w14:textId="725EBBE8">
      <w:pPr>
        <w:pStyle w:val="CommentText"/>
      </w:pPr>
      <w:r>
        <w:rPr>
          <w:rStyle w:val="CommentReference"/>
        </w:rPr>
        <w:annotationRef/>
      </w:r>
      <w:r>
        <w:t xml:space="preserve"> 50 Mb/s</w:t>
      </w:r>
      <w:r w:rsidR="006A5288">
        <w:t>, 30</w:t>
      </w:r>
      <w:r w:rsidR="00AA7081">
        <w:t xml:space="preserve"> FPS, xxx</w:t>
      </w:r>
    </w:p>
  </w:comment>
  <w:comment w:initials="LR(" w:author="Litjens, R. (Remco)" w:date="2020-09-28T13:53:00Z" w:id="90">
    <w:p w:rsidR="00B3344B" w:rsidRDefault="00B3344B" w14:paraId="27FE77F2" w14:textId="7454C5AC">
      <w:pPr>
        <w:pStyle w:val="CommentText"/>
      </w:pPr>
      <w:r>
        <w:rPr>
          <w:rStyle w:val="CommentReference"/>
        </w:rPr>
        <w:annotationRef/>
      </w:r>
      <w:r>
        <w:t>What EXACTLY does this mean for what the UE is transmitting</w:t>
      </w:r>
    </w:p>
  </w:comment>
  <w:comment w:initials="J(" w:author="Janeiro Horta de Morais, J.A. (João)" w:date="2020-09-25T14:20:00Z" w:id="87">
    <w:p w:rsidR="00B3344B" w:rsidRDefault="00B3344B" w14:paraId="79652452" w14:textId="62F0E23C">
      <w:pPr>
        <w:pStyle w:val="CommentText"/>
      </w:pPr>
      <w:r>
        <w:t>The capture is done at head height, according to Frank from Project 1. However, there's some pre-processing and stream aggregation before transmission, and the transmitter (camera hub) can be on top of the table...</w:t>
      </w:r>
      <w:r>
        <w:rPr>
          <w:rStyle w:val="CommentReference"/>
        </w:rPr>
        <w:annotationRef/>
      </w:r>
    </w:p>
  </w:comment>
  <w:comment w:initials="J(" w:author="Janeiro Horta de Morais, J.A. (João)" w:date="2020-09-25T14:23:00Z" w:id="107">
    <w:p w:rsidR="00B3344B" w:rsidRDefault="00B3344B" w14:paraId="12CCB41D" w14:textId="7FE7C3C3">
      <w:pPr>
        <w:pStyle w:val="CommentText"/>
      </w:pPr>
      <w:r>
        <w:t>MCU (Multi control unit) - Sylvie's paper (forward email)</w:t>
      </w:r>
      <w:r>
        <w:rPr>
          <w:rStyle w:val="CommentReference"/>
        </w:rPr>
        <w:annotationRef/>
      </w:r>
    </w:p>
  </w:comment>
  <w:comment w:initials="LR(" w:author="Litjens, R. (Remco)" w:date="2020-10-01T17:34:00Z" w:id="116">
    <w:p w:rsidR="005415E1" w:rsidRDefault="00E81D79" w14:paraId="73D802C4" w14:textId="2097F98D">
      <w:pPr>
        <w:pStyle w:val="CommentText"/>
      </w:pPr>
      <w:r>
        <w:rPr>
          <w:rStyle w:val="CommentReference"/>
        </w:rPr>
        <w:annotationRef/>
      </w:r>
      <w:r>
        <w:t>How to choose</w:t>
      </w:r>
      <w:r w:rsidR="004459C6">
        <w:t xml:space="preserve">? </w:t>
      </w:r>
      <w:r w:rsidR="005415E1">
        <w:t>Add tiny discussion: what if too low or too high.</w:t>
      </w:r>
      <w:r w:rsidR="00325BCC">
        <w:t xml:space="preserve"> Too low: we drop too much; </w:t>
      </w:r>
      <w:r w:rsidR="0019130F">
        <w:t xml:space="preserve">too high: </w:t>
      </w:r>
      <w:r w:rsidR="007C1C41">
        <w:t xml:space="preserve">scheduler does not drop anything, even if the app layer may not </w:t>
      </w:r>
      <w:r w:rsidR="006D342C">
        <w:t>care anymore: costs resources!</w:t>
      </w:r>
    </w:p>
  </w:comment>
  <w:comment w:initials="LR(" w:author="Litjens, R. (Remco)" w:date="2020-09-28T09:46:00Z" w:id="156">
    <w:p w:rsidR="00B3344B" w:rsidRDefault="00B3344B" w14:paraId="4DDDC010" w14:textId="23F1D579">
      <w:pPr>
        <w:pStyle w:val="CommentText"/>
      </w:pPr>
      <w:r>
        <w:rPr>
          <w:rStyle w:val="CommentReference"/>
        </w:rPr>
        <w:annotationRef/>
      </w:r>
      <w:r>
        <w:t>Square subarrays ok? Same #subarrays for both bands?</w:t>
      </w:r>
    </w:p>
  </w:comment>
  <w:comment w:initials="J(" w:author="Janeiro Horta de Morais, J.A. (João)" w:date="2020-10-05T17:24:00Z" w:id="157">
    <w:p w:rsidR="38EBABBF" w:rsidRDefault="38EBABBF" w14:paraId="0C00670D" w14:textId="5FADD736">
      <w:pPr>
        <w:pStyle w:val="CommentText"/>
      </w:pPr>
      <w:r>
        <w:t>From what we've talked: 1)yes; 2)no.</w:t>
      </w:r>
      <w:r>
        <w:rPr>
          <w:rStyle w:val="CommentReference"/>
        </w:rPr>
        <w:annotationRef/>
      </w:r>
    </w:p>
  </w:comment>
  <w:comment w:initials="LR(" w:author="Litjens, R. (Remco)" w:date="2020-09-28T09:53:00Z" w:id="159">
    <w:p w:rsidR="00B3344B" w:rsidRDefault="00B3344B" w14:paraId="1961F1B8" w14:textId="77777777">
      <w:pPr>
        <w:pStyle w:val="CommentText"/>
      </w:pPr>
      <w:r>
        <w:rPr>
          <w:rStyle w:val="CommentReference"/>
        </w:rPr>
        <w:annotationRef/>
      </w:r>
      <w:r>
        <w:t>AE/subarray structure, subarray antenna diagram.</w:t>
      </w:r>
    </w:p>
    <w:p w:rsidR="00B3344B" w:rsidRDefault="00B3344B" w14:paraId="00A2C4B2" w14:textId="329032F9">
      <w:pPr>
        <w:pStyle w:val="CommentText"/>
      </w:pPr>
      <w:r>
        <w:t>Also include UE in the figure</w:t>
      </w:r>
    </w:p>
  </w:comment>
  <w:comment w:initials="LR(" w:author="Litjens, R. (Remco)" w:date="2020-09-28T09:46:00Z" w:id="161">
    <w:p w:rsidR="00B3344B" w:rsidP="00EE12DB" w:rsidRDefault="00B3344B" w14:paraId="056621AF" w14:textId="77777777">
      <w:pPr>
        <w:pStyle w:val="CommentText"/>
      </w:pPr>
      <w:r>
        <w:rPr>
          <w:rStyle w:val="CommentReference"/>
        </w:rPr>
        <w:annotationRef/>
      </w:r>
      <w:r>
        <w:t xml:space="preserve">Any </w:t>
      </w:r>
      <w:proofErr w:type="spellStart"/>
      <w:r>
        <w:t>subarraying</w:t>
      </w:r>
      <w:proofErr w:type="spellEnd"/>
      <w:r>
        <w:t xml:space="preserve">? 2x1 may not make sense. Perhaps 2x2? Or </w:t>
      </w:r>
      <w:proofErr w:type="spellStart"/>
      <w:r>
        <w:t>XxX</w:t>
      </w:r>
      <w:proofErr w:type="spellEnd"/>
      <w:r>
        <w:t xml:space="preserve"> with X band-specific such we end up with the same #subarrays?</w:t>
      </w:r>
    </w:p>
  </w:comment>
  <w:comment w:initials="LR(" w:author="Litjens, R. (Remco)" w:date="2020-10-01T18:03:00Z" w:id="155">
    <w:p w:rsidR="00E60115" w:rsidRDefault="00E60115" w14:paraId="102E7CD9" w14:textId="25E2D5EF">
      <w:pPr>
        <w:pStyle w:val="CommentText"/>
      </w:pPr>
      <w:r>
        <w:rPr>
          <w:rStyle w:val="CommentReference"/>
        </w:rPr>
        <w:annotationRef/>
      </w:r>
      <w:r>
        <w:t xml:space="preserve">Massive MIMO is a Reality—What is Next? Five Promising Research Directions for Antenna Arrays Emil </w:t>
      </w:r>
      <w:proofErr w:type="spellStart"/>
      <w:r>
        <w:t>Björnson</w:t>
      </w:r>
      <w:proofErr w:type="spellEnd"/>
      <w:r>
        <w:t xml:space="preserve">, Luca Sanguinetti, Henk </w:t>
      </w:r>
      <w:proofErr w:type="spellStart"/>
      <w:r>
        <w:t>Wymeersch</w:t>
      </w:r>
      <w:proofErr w:type="spellEnd"/>
      <w:r>
        <w:t xml:space="preserve">, Jakob </w:t>
      </w:r>
      <w:proofErr w:type="spellStart"/>
      <w:r>
        <w:t>Hoydis</w:t>
      </w:r>
      <w:proofErr w:type="spellEnd"/>
      <w:r>
        <w:t xml:space="preserve">, Thomas L. Marzetta </w:t>
      </w:r>
      <w:r>
        <w:rPr>
          <w:rFonts w:ascii="Wingdings" w:hAnsi="Wingdings" w:eastAsia="Wingdings" w:cs="Wingdings"/>
        </w:rPr>
        <w:t>à</w:t>
      </w:r>
      <w:r>
        <w:t xml:space="preserve"> thousands of antennas</w:t>
      </w:r>
    </w:p>
  </w:comment>
  <w:comment w:initials="LR(" w:author="Litjens, R. (Remco)" w:date="2020-09-28T14:41:00Z" w:id="163">
    <w:p w:rsidR="00B3344B" w:rsidRDefault="00B3344B" w14:paraId="54F4B1E1" w14:textId="4E76E7A1">
      <w:pPr>
        <w:pStyle w:val="CommentText"/>
      </w:pPr>
      <w:r>
        <w:rPr>
          <w:rStyle w:val="CommentReference"/>
        </w:rPr>
        <w:annotationRef/>
      </w:r>
      <w:r>
        <w:t>To be replaced by correct one. Include also both UEs. And both 3.5 and 26 GHz.</w:t>
      </w:r>
    </w:p>
  </w:comment>
  <w:comment w:initials="J(" w:author="Janeiro Horta de Morais, J.A. (João)" w:date="2020-10-05T17:32:00Z" w:id="165">
    <w:p w:rsidR="38EBABBF" w:rsidRDefault="38EBABBF" w14:paraId="50BF0E15" w14:textId="400D4531">
      <w:pPr>
        <w:pStyle w:val="CommentText"/>
      </w:pPr>
      <w:r>
        <w:t>What is the meaning of this?</w:t>
      </w:r>
      <w:r>
        <w:rPr>
          <w:rStyle w:val="CommentReference"/>
        </w:rPr>
        <w:annotationRef/>
      </w:r>
    </w:p>
  </w:comment>
  <w:comment w:initials="LR(" w:author="Litjens, R. (Remco)" w:date="2020-09-28T12:40:00Z" w:id="166">
    <w:p w:rsidR="00B3344B" w:rsidRDefault="00B3344B" w14:paraId="7352D996" w14:textId="04EDA427">
      <w:pPr>
        <w:pStyle w:val="CommentText"/>
      </w:pPr>
      <w:r>
        <w:rPr>
          <w:rStyle w:val="CommentReference"/>
        </w:rPr>
        <w:annotationRef/>
      </w:r>
      <w:r>
        <w:t>VR and camera case</w:t>
      </w:r>
    </w:p>
  </w:comment>
  <w:comment w:initials="LR(" w:author="Litjens, R. (Remco)" w:date="2020-10-05T10:58:00Z" w:id="167">
    <w:p w:rsidR="009B3899" w:rsidRDefault="009B3899" w14:paraId="6EE7E8E2" w14:textId="208BB175">
      <w:pPr>
        <w:pStyle w:val="CommentText"/>
      </w:pPr>
      <w:r>
        <w:rPr>
          <w:rStyle w:val="CommentReference"/>
        </w:rPr>
        <w:annotationRef/>
      </w:r>
      <w:r>
        <w:t xml:space="preserve">Sandra will recommend a model. </w:t>
      </w:r>
      <w:r w:rsidR="00000973">
        <w:t>Sjors will update the text/ João will update figure accordingly.</w:t>
      </w:r>
      <w:r>
        <w:rPr>
          <w:rStyle w:val="CommentReference"/>
        </w:rPr>
        <w:annotationRef/>
      </w:r>
    </w:p>
  </w:comment>
  <w:comment w:initials="FD/SB" w:author="Sjors Braam" w:date="2020-09-09T17:19:00Z" w:id="169">
    <w:p w:rsidR="00B3344B" w:rsidP="004B4FCB" w:rsidRDefault="00B3344B" w14:paraId="10ABA76F" w14:textId="7CC1A6CE">
      <w:pPr>
        <w:pStyle w:val="CommentText"/>
        <w:jc w:val="both"/>
      </w:pPr>
      <w:r>
        <w:rPr>
          <w:rStyle w:val="CommentReference"/>
        </w:rPr>
        <w:annotationRef/>
      </w:r>
      <w:r>
        <w:t>This will depend on the/Sandra’s choice of blockage model and implementation.</w:t>
      </w:r>
    </w:p>
  </w:comment>
  <w:comment w:initials="LR(" w:author="Litjens, R. (Remco)" w:date="2020-09-28T12:41:00Z" w:id="171">
    <w:p w:rsidR="00B3344B" w:rsidRDefault="00B3344B" w14:paraId="2BBF148E" w14:textId="4C596F9A">
      <w:pPr>
        <w:pStyle w:val="CommentText"/>
      </w:pPr>
      <w:r>
        <w:rPr>
          <w:rStyle w:val="CommentReference"/>
        </w:rPr>
        <w:annotationRef/>
      </w:r>
      <w:r>
        <w:t>Elaborate</w:t>
      </w:r>
    </w:p>
  </w:comment>
  <w:comment w:initials="LR(" w:author="Litjens, R. (Remco)" w:date="2020-10-01T10:35:00Z" w:id="174">
    <w:p w:rsidR="00B3344B" w:rsidRDefault="00B3344B" w14:paraId="73CCA4DB" w14:textId="30B57EC6">
      <w:pPr>
        <w:pStyle w:val="CommentText"/>
      </w:pPr>
      <w:r>
        <w:rPr>
          <w:rStyle w:val="CommentReference"/>
        </w:rPr>
        <w:annotationRef/>
      </w:r>
      <w:r>
        <w:t xml:space="preserve">Wideband or </w:t>
      </w:r>
      <w:proofErr w:type="spellStart"/>
      <w:r>
        <w:t>subband</w:t>
      </w:r>
      <w:proofErr w:type="spellEnd"/>
      <w:r>
        <w:t>?</w:t>
      </w:r>
    </w:p>
  </w:comment>
  <w:comment w:initials="J(" w:author="Janeiro Horta de Morais, J.A. (João)" w:date="2020-10-05T18:08:00Z" w:id="175">
    <w:p w:rsidR="38EBABBF" w:rsidRDefault="38EBABBF" w14:paraId="535D25B5" w14:textId="1F2979CC">
      <w:pPr>
        <w:pStyle w:val="CommentText"/>
      </w:pPr>
      <w:proofErr w:type="spellStart"/>
      <w:r>
        <w:t>subband</w:t>
      </w:r>
      <w:proofErr w:type="spellEnd"/>
      <w:r>
        <w:t xml:space="preserve"> scheduling, wideband precoding. Both updated with the same periodicity, every X </w:t>
      </w:r>
      <w:proofErr w:type="spellStart"/>
      <w:r>
        <w:t>ttis</w:t>
      </w:r>
      <w:proofErr w:type="spellEnd"/>
      <w:r>
        <w:t xml:space="preserve"> (CSI-RS </w:t>
      </w:r>
      <w:proofErr w:type="spellStart"/>
      <w:r>
        <w:t>periodicitiy</w:t>
      </w:r>
      <w:proofErr w:type="spellEnd"/>
      <w:r>
        <w:t xml:space="preserve">), and when there is an update, they are updated with channel data from Y </w:t>
      </w:r>
      <w:proofErr w:type="spellStart"/>
      <w:r>
        <w:t>ttis</w:t>
      </w:r>
      <w:proofErr w:type="spellEnd"/>
      <w:r>
        <w:t xml:space="preserve"> ago.</w:t>
      </w:r>
      <w:r>
        <w:rPr>
          <w:rStyle w:val="CommentReference"/>
        </w:rPr>
        <w:annotationRef/>
      </w:r>
    </w:p>
  </w:comment>
  <w:comment w:initials="J(" w:author="Janeiro Horta de Morais, J.A. (João)" w:date="2020-10-05T17:36:00Z" w:id="178">
    <w:p w:rsidR="38EBABBF" w:rsidRDefault="38EBABBF" w14:paraId="74CCA851" w14:textId="413EE52E">
      <w:pPr>
        <w:pStyle w:val="CommentText"/>
      </w:pPr>
      <w:r>
        <w:t>take this out?</w:t>
      </w:r>
      <w:r>
        <w:rPr>
          <w:rStyle w:val="CommentReference"/>
        </w:rPr>
        <w:annotationRef/>
      </w:r>
    </w:p>
  </w:comment>
  <w:comment w:initials="J(" w:author="Janeiro Horta de Morais, J.A. (João)" w:date="2020-10-05T17:40:00Z" w:id="203">
    <w:p w:rsidR="38EBABBF" w:rsidRDefault="38EBABBF" w14:paraId="1C06FD6F" w14:textId="14C90973">
      <w:pPr>
        <w:pStyle w:val="CommentText"/>
      </w:pPr>
      <w:r>
        <w:t>1- both dimensions the same? Sounds decent for central antenna, but the only reason I see to consider the same for the antennas on the corners is simplicity.</w:t>
      </w:r>
      <w:r>
        <w:rPr>
          <w:rStyle w:val="CommentReference"/>
        </w:rPr>
        <w:annotationRef/>
      </w:r>
    </w:p>
    <w:p w:rsidR="38EBABBF" w:rsidRDefault="38EBABBF" w14:paraId="31B36C05" w14:textId="17993766">
      <w:pPr>
        <w:pStyle w:val="CommentText"/>
      </w:pPr>
      <w:r>
        <w:t>2- HPBW depends on beam direction, thus we can't say this.</w:t>
      </w:r>
    </w:p>
  </w:comment>
  <w:comment w:initials="LR(" w:author="Litjens, R. (Remco)" w:date="2020-10-01T10:03:00Z" w:id="208">
    <w:p w:rsidR="00B3344B" w:rsidP="00E84DCA" w:rsidRDefault="00B3344B" w14:paraId="2D365A2C" w14:textId="77777777">
      <w:pPr>
        <w:pStyle w:val="CommentText"/>
      </w:pPr>
      <w:r>
        <w:rPr>
          <w:rStyle w:val="CommentReference"/>
        </w:rPr>
        <w:annotationRef/>
      </w:r>
      <w:r>
        <w:t>Do we actually have D-MIMO?</w:t>
      </w:r>
    </w:p>
  </w:comment>
  <w:comment w:initials="J(" w:author="Janeiro Horta de Morais, J.A. (João)" w:date="2020-10-05T17:59:00Z" w:id="209">
    <w:p w:rsidR="38EBABBF" w:rsidRDefault="38EBABBF" w14:paraId="249E272A" w14:textId="28B3575A">
      <w:pPr>
        <w:pStyle w:val="CommentText"/>
      </w:pPr>
      <w:r>
        <w:t>No. But if 'concurrently' means 'sum of data streams', then it's easy. Important for tomorrow.</w:t>
      </w:r>
      <w:r>
        <w:rPr>
          <w:rStyle w:val="CommentReference"/>
        </w:rPr>
        <w:annotationRef/>
      </w:r>
    </w:p>
  </w:comment>
  <w:comment w:initials="LR(" w:author="Litjens, R. (Remco)" w:date="2020-10-01T10:32:00Z" w:id="220">
    <w:p w:rsidR="00B3344B" w:rsidRDefault="00B3344B" w14:paraId="6E1DE9DF" w14:textId="1E0DB1C4">
      <w:pPr>
        <w:pStyle w:val="CommentText"/>
      </w:pPr>
      <w:r>
        <w:rPr>
          <w:rStyle w:val="CommentReference"/>
        </w:rPr>
        <w:annotationRef/>
      </w:r>
      <w:proofErr w:type="spellStart"/>
      <w:r>
        <w:t>Visualise</w:t>
      </w:r>
      <w:proofErr w:type="spellEnd"/>
      <w:r>
        <w:t>?</w:t>
      </w:r>
    </w:p>
  </w:comment>
  <w:comment w:initials="LR(" w:author="Litjens, R. (Remco)" w:date="2020-10-01T10:17:00Z" w:id="222">
    <w:p w:rsidR="00B3344B" w:rsidP="00EF3ACB" w:rsidRDefault="00B3344B" w14:paraId="0C86DAF2" w14:textId="77777777">
      <w:pPr>
        <w:pStyle w:val="CommentText"/>
      </w:pPr>
      <w:r>
        <w:rPr>
          <w:rStyle w:val="CommentReference"/>
        </w:rPr>
        <w:annotationRef/>
      </w:r>
      <w:r>
        <w:rPr>
          <w:noProof/>
        </w:rPr>
        <w:t>How does it work?</w:t>
      </w:r>
    </w:p>
  </w:comment>
  <w:comment w:initials="J(" w:author="Janeiro Horta de Morais, J.A. (João)" w:date="2020-10-05T18:03:00Z" w:id="223">
    <w:p w:rsidR="38EBABBF" w:rsidRDefault="38EBABBF" w14:paraId="1FC304B6" w14:textId="35FD1E85">
      <w:pPr>
        <w:pStyle w:val="CommentText"/>
      </w:pPr>
      <w:r>
        <w:t>We have the 3 schedulers you've sent in Maria's document: the classic PF, M-LWDF and EXP/PF. Refs in Maria's doc.</w:t>
      </w:r>
      <w:r>
        <w:rPr>
          <w:rStyle w:val="CommentReference"/>
        </w:rPr>
        <w:annotationRef/>
      </w:r>
    </w:p>
  </w:comment>
  <w:comment w:initials="LR(" w:author="Litjens, R. (Remco)" w:date="2020-10-01T10:33:00Z" w:id="226">
    <w:p w:rsidR="00B3344B" w:rsidRDefault="00B3344B" w14:paraId="68835F0A" w14:textId="163B8473">
      <w:pPr>
        <w:pStyle w:val="CommentText"/>
      </w:pPr>
      <w:r>
        <w:rPr>
          <w:rStyle w:val="CommentReference"/>
        </w:rPr>
        <w:annotationRef/>
      </w:r>
      <w:r>
        <w:t>Why this one?</w:t>
      </w:r>
    </w:p>
  </w:comment>
  <w:comment w:initials="J(" w:author="Janeiro Horta de Morais, J.A. (João)" w:date="2020-10-05T18:04:00Z" w:id="227">
    <w:p w:rsidR="38EBABBF" w:rsidRDefault="38EBABBF" w14:paraId="74484F89" w14:textId="316F398C">
      <w:pPr>
        <w:pStyle w:val="CommentText"/>
      </w:pPr>
      <w:r>
        <w:t xml:space="preserve">1/10 or 1/5. Probably 1/5 for latency reasons. We expect considerably more traffic in the DL. </w:t>
      </w:r>
      <w:r>
        <w:rPr>
          <w:rStyle w:val="CommentReference"/>
        </w:rPr>
        <w:annotationRef/>
      </w:r>
    </w:p>
  </w:comment>
  <w:comment w:initials="LR(" w:author="Litjens, R. (Remco)" w:date="2020-10-01T17:28:00Z" w:id="231">
    <w:p w:rsidR="00A75CF4" w:rsidRDefault="00A75CF4" w14:paraId="4335BA3F" w14:textId="5436E275">
      <w:pPr>
        <w:pStyle w:val="CommentText"/>
      </w:pPr>
      <w:r>
        <w:rPr>
          <w:rStyle w:val="CommentReference"/>
        </w:rPr>
        <w:annotationRef/>
      </w:r>
      <w:r w:rsidR="008D79C7">
        <w:t>Scheduler has no knowledge</w:t>
      </w:r>
      <w:r w:rsidR="0008795C">
        <w:t xml:space="preserve"> of frames</w:t>
      </w:r>
      <w:r w:rsidR="00340210">
        <w:t xml:space="preserve">. </w:t>
      </w:r>
      <w:r w:rsidR="00BA6480">
        <w:t xml:space="preserve">Translate </w:t>
      </w:r>
      <w:proofErr w:type="spellStart"/>
      <w:r w:rsidR="00BA6480">
        <w:t>frmae</w:t>
      </w:r>
      <w:proofErr w:type="spellEnd"/>
      <w:r w:rsidR="00BA6480">
        <w:t>-level e2e req to packet-level RAN requirement.</w:t>
      </w:r>
    </w:p>
  </w:comment>
  <w:comment w:initials="LR(" w:author="Litjens, R. (Remco)" w:date="2020-10-01T10:05:00Z" w:id="235">
    <w:p w:rsidR="00B3344B" w:rsidRDefault="00B3344B" w14:paraId="446953E9" w14:textId="5436E6BF">
      <w:pPr>
        <w:pStyle w:val="CommentText"/>
      </w:pPr>
      <w:r>
        <w:rPr>
          <w:rStyle w:val="CommentReference"/>
        </w:rPr>
        <w:annotationRef/>
      </w:r>
      <w:r>
        <w:t>Do we have a SPECIAL slot, or not? If yes, how?</w:t>
      </w:r>
    </w:p>
  </w:comment>
  <w:comment w:initials="LR(" w:author="Litjens, R. (Remco)" w:date="2020-10-01T11:16:00Z" w:id="245">
    <w:p w:rsidR="00B3344B" w:rsidRDefault="00B3344B" w14:paraId="057DCE6E" w14:textId="77777777">
      <w:pPr>
        <w:pStyle w:val="CommentText"/>
      </w:pPr>
      <w:r>
        <w:rPr>
          <w:rStyle w:val="CommentReference"/>
        </w:rPr>
        <w:annotationRef/>
      </w:r>
      <w:r>
        <w:t xml:space="preserve">Half-way of moving all parameter settings to the table, I stopped. I think it is important to first decide whether we want this. It may be becoming a VERY BIG table. Particularly so, if we also add text like ‘BS noise figure’ </w:t>
      </w:r>
      <w:proofErr w:type="spellStart"/>
      <w:r>
        <w:t>etc</w:t>
      </w:r>
      <w:proofErr w:type="spellEnd"/>
      <w:r>
        <w:t xml:space="preserve"> in there.</w:t>
      </w:r>
    </w:p>
    <w:p w:rsidR="00B3344B" w:rsidRDefault="00B3344B" w14:paraId="2A4F853A" w14:textId="77777777">
      <w:pPr>
        <w:pStyle w:val="CommentText"/>
      </w:pPr>
    </w:p>
    <w:p w:rsidR="00B3344B" w:rsidRDefault="00B3344B" w14:paraId="0AE655DF" w14:textId="5F487C8B">
      <w:pPr>
        <w:pStyle w:val="CommentText"/>
      </w:pPr>
      <w:r>
        <w:t>TO BE DECIDED.</w:t>
      </w:r>
    </w:p>
  </w:comment>
  <w:comment w:initials="LR(" w:author="Litjens, R. (Remco)" w:date="2020-09-01T11:38:00Z" w:id="242">
    <w:p w:rsidR="00B3344B" w:rsidRDefault="00B3344B" w14:paraId="0B618497" w14:textId="77777777">
      <w:pPr>
        <w:pStyle w:val="CommentText"/>
      </w:pPr>
      <w:r>
        <w:rPr>
          <w:rStyle w:val="CommentReference"/>
        </w:rPr>
        <w:annotationRef/>
      </w:r>
      <w:r>
        <w:t>In the hope that we can include this …</w:t>
      </w:r>
    </w:p>
    <w:p w:rsidR="00B3344B" w:rsidRDefault="00B3344B" w14:paraId="1FAAF3B5" w14:textId="77777777">
      <w:pPr>
        <w:pStyle w:val="CommentText"/>
      </w:pPr>
    </w:p>
    <w:p w:rsidR="00B3344B" w:rsidRDefault="00B3344B" w14:paraId="4516F1B9" w14:textId="77777777">
      <w:pPr>
        <w:pStyle w:val="CommentText"/>
      </w:pPr>
    </w:p>
    <w:p w:rsidR="00B3344B" w:rsidRDefault="00B3344B" w14:paraId="0FFC5111" w14:textId="05577628">
      <w:pPr>
        <w:pStyle w:val="CommentText"/>
      </w:pPr>
      <w:r>
        <w:t>Otherwise, at least a ‘</w:t>
      </w:r>
      <w:proofErr w:type="spellStart"/>
      <w:r>
        <w:t>kwalitatieve</w:t>
      </w:r>
      <w:proofErr w:type="spellEnd"/>
      <w:r>
        <w:t xml:space="preserve"> </w:t>
      </w:r>
      <w:proofErr w:type="spellStart"/>
      <w:r>
        <w:t>beschouwing</w:t>
      </w:r>
      <w:proofErr w:type="spellEnd"/>
      <w:r>
        <w:t>’, incl. e.g. scalability aspects, impact of blocking, UL-vs-DL bottleneck, …</w:t>
      </w:r>
    </w:p>
  </w:comment>
  <w:comment w:initials="J(" w:author="Janeiro Horta de Morais, J.A. (João)" w:date="2020-09-25T15:39:00Z" w:id="246">
    <w:p w:rsidR="00B3344B" w:rsidRDefault="00B3344B" w14:paraId="5F876754" w14:textId="50D79F93">
      <w:pPr>
        <w:pStyle w:val="CommentText"/>
      </w:pPr>
      <w:r>
        <w:t xml:space="preserve">I think it's nice to have a very extensive list of the explicit possibilities. Maybe in a 'future work' section. I do believe there's much more coming that whatever it's here by </w:t>
      </w:r>
      <w:proofErr w:type="spellStart"/>
      <w:r>
        <w:t>mid October</w:t>
      </w:r>
      <w:proofErr w:type="spellEnd"/>
      <w:r>
        <w:t>.</w:t>
      </w:r>
      <w:r>
        <w:rPr>
          <w:rStyle w:val="CommentReference"/>
        </w:rPr>
        <w:annotationRef/>
      </w:r>
    </w:p>
    <w:p w:rsidR="00B3344B" w:rsidRDefault="00B3344B" w14:paraId="6DF2A0AA" w14:textId="3FE40B37">
      <w:pPr>
        <w:pStyle w:val="CommentText"/>
      </w:pPr>
    </w:p>
    <w:p w:rsidR="00B3344B" w:rsidRDefault="00B3344B" w14:paraId="748F918E" w14:textId="0769DBD1">
      <w:pPr>
        <w:pStyle w:val="CommentText"/>
      </w:pPr>
      <w:r>
        <w:t>Some things that may be interesting assessing/</w:t>
      </w:r>
      <w:proofErr w:type="spellStart"/>
      <w:r>
        <w:t>optimising</w:t>
      </w:r>
      <w:proofErr w:type="spellEnd"/>
      <w:r>
        <w:t xml:space="preserve"> are latency-aware schedulers, impact of numerologies (and many other parameters) in achievable latency requirements for given throughput needs and achievable throughputs for given latency requirements, Grid of beams vs implicit beamforming comparison, different CSI-reporting periodicities (more or less frequent updates of precoder, MCS, scheduling grants), performance impact of # of antenna elements, # of RF chains, ... you got the idea.</w:t>
      </w:r>
    </w:p>
  </w:comment>
  <w:comment w:initials="JHdMJ(" w:author="Janeiro Horta de Morais, J.A. (João)" w:date="2020-09-17T18:22:00Z" w:id="247">
    <w:p w:rsidR="00B3344B" w:rsidRDefault="00B3344B" w14:paraId="71C9A735" w14:textId="07E5D889">
      <w:pPr>
        <w:pStyle w:val="CommentText"/>
      </w:pPr>
      <w:r>
        <w:rPr>
          <w:rStyle w:val="CommentReference"/>
        </w:rPr>
        <w:annotationRef/>
      </w:r>
      <w:r w:rsidRPr="00532278">
        <w:t>https://www.acm.org/binaries/content/assets/src/2016/omidabari.pdf</w:t>
      </w:r>
    </w:p>
  </w:comment>
</w:comments>
</file>

<file path=word/commentsExtended.xml><?xml version="1.0" encoding="utf-8"?>
<w15:commentsEx xmlns:mc="http://schemas.openxmlformats.org/markup-compatibility/2006" xmlns:w15="http://schemas.microsoft.com/office/word/2012/wordml" mc:Ignorable="w15">
  <w15:commentEx w15:done="0" w15:paraId="4CBECA04"/>
  <w15:commentEx w15:done="0" w15:paraId="1D1A5D30" w15:paraIdParent="4CBECA04"/>
  <w15:commentEx w15:done="0" w15:paraId="5D9621F9"/>
  <w15:commentEx w15:done="0" w15:paraId="502BA193" w15:paraIdParent="5D9621F9"/>
  <w15:commentEx w15:done="0" w15:paraId="36A2CB66"/>
  <w15:commentEx w15:done="0" w15:paraId="6A2C7D45" w15:paraIdParent="36A2CB66"/>
  <w15:commentEx w15:done="0" w15:paraId="7E9D7DA9" w15:paraIdParent="36A2CB66"/>
  <w15:commentEx w15:done="0" w15:paraId="64B45B2A"/>
  <w15:commentEx w15:done="0" w15:paraId="6BB9FC57"/>
  <w15:commentEx w15:done="0" w15:paraId="04C5E954"/>
  <w15:commentEx w15:done="0" w15:paraId="27FE77F2"/>
  <w15:commentEx w15:done="1" w15:paraId="79652452"/>
  <w15:commentEx w15:done="0" w15:paraId="12CCB41D"/>
  <w15:commentEx w15:done="0" w15:paraId="73D802C4"/>
  <w15:commentEx w15:done="0" w15:paraId="4DDDC010"/>
  <w15:commentEx w15:done="0" w15:paraId="0C00670D" w15:paraIdParent="4DDDC010"/>
  <w15:commentEx w15:done="0" w15:paraId="00A2C4B2"/>
  <w15:commentEx w15:done="0" w15:paraId="056621AF"/>
  <w15:commentEx w15:done="0" w15:paraId="102E7CD9"/>
  <w15:commentEx w15:done="0" w15:paraId="54F4B1E1"/>
  <w15:commentEx w15:done="0" w15:paraId="50BF0E15"/>
  <w15:commentEx w15:done="0" w15:paraId="7352D996"/>
  <w15:commentEx w15:done="0" w15:paraId="6EE7E8E2"/>
  <w15:commentEx w15:done="0" w15:paraId="10ABA76F"/>
  <w15:commentEx w15:done="0" w15:paraId="2BBF148E"/>
  <w15:commentEx w15:done="0" w15:paraId="73CCA4DB"/>
  <w15:commentEx w15:done="0" w15:paraId="535D25B5" w15:paraIdParent="73CCA4DB"/>
  <w15:commentEx w15:done="0" w15:paraId="74CCA851"/>
  <w15:commentEx w15:done="0" w15:paraId="31B36C05"/>
  <w15:commentEx w15:done="0" w15:paraId="2D365A2C"/>
  <w15:commentEx w15:done="0" w15:paraId="249E272A" w15:paraIdParent="2D365A2C"/>
  <w15:commentEx w15:done="0" w15:paraId="6E1DE9DF"/>
  <w15:commentEx w15:done="0" w15:paraId="0C86DAF2"/>
  <w15:commentEx w15:done="0" w15:paraId="1FC304B6" w15:paraIdParent="0C86DAF2"/>
  <w15:commentEx w15:done="0" w15:paraId="68835F0A"/>
  <w15:commentEx w15:done="0" w15:paraId="74484F89" w15:paraIdParent="68835F0A"/>
  <w15:commentEx w15:done="0" w15:paraId="4335BA3F"/>
  <w15:commentEx w15:done="0" w15:paraId="446953E9"/>
  <w15:commentEx w15:done="0" w15:paraId="0AE655DF"/>
  <w15:commentEx w15:done="0" w15:paraId="0FFC5111"/>
  <w15:commentEx w15:done="0" w15:paraId="748F918E"/>
  <w15:commentEx w15:done="0" w15:paraId="71C9A73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284F89" w16cex:dateUtc="2020-10-07T12:29:00Z"/>
  <w16cex:commentExtensible w16cex:durableId="485CB27C" w16cex:dateUtc="2020-09-25T12:00:00Z"/>
  <w16cex:commentExtensible w16cex:durableId="5A1A2A3F" w16cex:dateUtc="2020-09-28T11:02:00Z"/>
  <w16cex:commentExtensible w16cex:durableId="059DB503" w16cex:dateUtc="2020-09-25T12:20:00Z"/>
  <w16cex:commentExtensible w16cex:durableId="0CF72388" w16cex:dateUtc="2020-09-25T12:23:00Z"/>
  <w16cex:commentExtensible w16cex:durableId="48951CBD" w16cex:dateUtc="2020-10-05T15:24:00Z"/>
  <w16cex:commentExtensible w16cex:durableId="083AA233" w16cex:dateUtc="2020-10-05T15:32:00Z"/>
  <w16cex:commentExtensible w16cex:durableId="2995AAE5" w16cex:dateUtc="2020-10-05T16:08:00Z"/>
  <w16cex:commentExtensible w16cex:durableId="22DA9929" w16cex:dateUtc="2020-10-05T15:36:00Z"/>
  <w16cex:commentExtensible w16cex:durableId="2F331443" w16cex:dateUtc="2020-10-05T15:40:00Z"/>
  <w16cex:commentExtensible w16cex:durableId="20DBF8B2" w16cex:dateUtc="2020-10-05T15:59:00Z"/>
  <w16cex:commentExtensible w16cex:durableId="68A79F1B" w16cex:dateUtc="2020-10-05T16:03:00Z"/>
  <w16cex:commentExtensible w16cex:durableId="030D612E" w16cex:dateUtc="2020-10-05T16:04:00Z"/>
  <w16cex:commentExtensible w16cex:durableId="669B85F5" w16cex:dateUtc="2020-09-25T13:39:00Z"/>
  <w16cex:commentExtensible w16cex:durableId="230E27DC" w16cex:dateUtc="2020-09-17T16:22:00Z"/>
</w16cex:commentsExtensible>
</file>

<file path=word/commentsIds.xml><?xml version="1.0" encoding="utf-8"?>
<w16cid:commentsIds xmlns:mc="http://schemas.openxmlformats.org/markup-compatibility/2006" xmlns:w16cid="http://schemas.microsoft.com/office/word/2016/wordml/cid" mc:Ignorable="w16cid">
  <w16cid:commentId w16cid:paraId="4CBECA04" w16cid:durableId="22FB39E6"/>
  <w16cid:commentId w16cid:paraId="1D1A5D30" w16cid:durableId="23284F89"/>
  <w16cid:commentId w16cid:paraId="5D9621F9" w16cid:durableId="23038BED"/>
  <w16cid:commentId w16cid:paraId="502BA193" w16cid:durableId="231738E7"/>
  <w16cid:commentId w16cid:paraId="36A2CB66" w16cid:durableId="485CB27C"/>
  <w16cid:commentId w16cid:paraId="6A2C7D45" w16cid:durableId="231C1DC1"/>
  <w16cid:commentId w16cid:paraId="7E9D7DA9" w16cid:durableId="5A1A2A3F"/>
  <w16cid:commentId w16cid:paraId="64B45B2A" w16cid:durableId="232045E3"/>
  <w16cid:commentId w16cid:paraId="6BB9FC57" w16cid:durableId="2320353E"/>
  <w16cid:commentId w16cid:paraId="04C5E954" w16cid:durableId="232095D2"/>
  <w16cid:commentId w16cid:paraId="27FE77F2" w16cid:durableId="231C6977"/>
  <w16cid:commentId w16cid:paraId="79652452" w16cid:durableId="059DB503"/>
  <w16cid:commentId w16cid:paraId="12CCB41D" w16cid:durableId="0CF72388"/>
  <w16cid:commentId w16cid:paraId="73D802C4" w16cid:durableId="232091BC"/>
  <w16cid:commentId w16cid:paraId="4DDDC010" w16cid:durableId="231C2F7B"/>
  <w16cid:commentId w16cid:paraId="0C00670D" w16cid:durableId="48951CBD"/>
  <w16cid:commentId w16cid:paraId="00A2C4B2" w16cid:durableId="231C3117"/>
  <w16cid:commentId w16cid:paraId="056621AF" w16cid:durableId="23202086"/>
  <w16cid:commentId w16cid:paraId="102E7CD9" w16cid:durableId="2320988A"/>
  <w16cid:commentId w16cid:paraId="54F4B1E1" w16cid:durableId="231C7491"/>
  <w16cid:commentId w16cid:paraId="50BF0E15" w16cid:durableId="083AA233"/>
  <w16cid:commentId w16cid:paraId="7352D996" w16cid:durableId="231C584B"/>
  <w16cid:commentId w16cid:paraId="6EE7E8E2" w16cid:durableId="23257AE3"/>
  <w16cid:commentId w16cid:paraId="10ABA76F" w16cid:durableId="23038D16"/>
  <w16cid:commentId w16cid:paraId="2BBF148E" w16cid:durableId="231C5879"/>
  <w16cid:commentId w16cid:paraId="73CCA4DB" w16cid:durableId="23202F5F"/>
  <w16cid:commentId w16cid:paraId="535D25B5" w16cid:durableId="2995AAE5"/>
  <w16cid:commentId w16cid:paraId="74CCA851" w16cid:durableId="22DA9929"/>
  <w16cid:commentId w16cid:paraId="31B36C05" w16cid:durableId="2F331443"/>
  <w16cid:commentId w16cid:paraId="2D365A2C" w16cid:durableId="232027EB"/>
  <w16cid:commentId w16cid:paraId="249E272A" w16cid:durableId="20DBF8B2"/>
  <w16cid:commentId w16cid:paraId="6E1DE9DF" w16cid:durableId="23202EB3"/>
  <w16cid:commentId w16cid:paraId="0C86DAF2" w16cid:durableId="23202B2C"/>
  <w16cid:commentId w16cid:paraId="1FC304B6" w16cid:durableId="68A79F1B"/>
  <w16cid:commentId w16cid:paraId="68835F0A" w16cid:durableId="23202F07"/>
  <w16cid:commentId w16cid:paraId="74484F89" w16cid:durableId="030D612E"/>
  <w16cid:commentId w16cid:paraId="4335BA3F" w16cid:durableId="23209048"/>
  <w16cid:commentId w16cid:paraId="446953E9" w16cid:durableId="23202884"/>
  <w16cid:commentId w16cid:paraId="0AE655DF" w16cid:durableId="23203911"/>
  <w16cid:commentId w16cid:paraId="0FFC5111" w16cid:durableId="22F8B14A"/>
  <w16cid:commentId w16cid:paraId="748F918E" w16cid:durableId="669B85F5"/>
  <w16cid:commentId w16cid:paraId="71C9A735" w16cid:durableId="230E2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31570" w:rsidP="001A3B3D" w:rsidRDefault="00931570" w14:paraId="74D4563A" w14:textId="77777777">
      <w:r>
        <w:separator/>
      </w:r>
    </w:p>
  </w:endnote>
  <w:endnote w:type="continuationSeparator" w:id="0">
    <w:p w:rsidR="00931570" w:rsidP="001A3B3D" w:rsidRDefault="00931570" w14:paraId="50DBF48A" w14:textId="77777777">
      <w:r>
        <w:continuationSeparator/>
      </w:r>
    </w:p>
  </w:endnote>
  <w:endnote w:type="continuationNotice" w:id="1">
    <w:p w:rsidR="00931570" w:rsidRDefault="00931570" w14:paraId="5EB0851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6F6D3D" w:rsidR="00B3344B" w:rsidP="0056610F" w:rsidRDefault="00B3344B" w14:paraId="158BFC12" w14:textId="77777777">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31570" w:rsidP="001A3B3D" w:rsidRDefault="00931570" w14:paraId="5F08BDAE" w14:textId="77777777">
      <w:r>
        <w:separator/>
      </w:r>
    </w:p>
  </w:footnote>
  <w:footnote w:type="continuationSeparator" w:id="0">
    <w:p w:rsidR="00931570" w:rsidP="001A3B3D" w:rsidRDefault="00931570" w14:paraId="564A256D" w14:textId="77777777">
      <w:r>
        <w:continuationSeparator/>
      </w:r>
    </w:p>
  </w:footnote>
  <w:footnote w:type="continuationNotice" w:id="1">
    <w:p w:rsidR="00931570" w:rsidRDefault="00931570" w14:paraId="61D23F03" w14:textId="77777777"/>
  </w:footnote>
  <w:footnote w:id="2">
    <w:p w:rsidRPr="00E00A5A" w:rsidR="00B3344B" w:rsidDel="003D2452" w:rsidP="00E00A5A" w:rsidRDefault="00B3344B" w14:paraId="2DD352E6" w14:textId="2EA1C755">
      <w:pPr>
        <w:pStyle w:val="FootnoteText"/>
        <w:jc w:val="both"/>
        <w:rPr>
          <w:lang w:val="nl-NL"/>
        </w:rPr>
      </w:pPr>
    </w:p>
  </w:footnote>
  <w:footnote w:id="3">
    <w:p w:rsidRPr="00E00A5A" w:rsidR="00B3344B" w:rsidDel="007F6070" w:rsidRDefault="00B3344B" w14:paraId="4457D0A6" w14:textId="50EDF24F">
      <w:pPr>
        <w:pStyle w:val="FootnoteText"/>
        <w:rPr>
          <w:lang w:val="nl-NL"/>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hybridMultilevel"/>
    <w:tmpl w:val="DD629BEE"/>
    <w:lvl w:ilvl="0" w:tplc="70BC7992">
      <w:start w:val="1"/>
      <w:numFmt w:val="decimal"/>
      <w:lvlText w:val="%1."/>
      <w:lvlJc w:val="left"/>
      <w:pPr>
        <w:tabs>
          <w:tab w:val="num" w:pos="1492"/>
        </w:tabs>
        <w:ind w:left="1492" w:hanging="360"/>
      </w:pPr>
    </w:lvl>
    <w:lvl w:ilvl="1" w:tplc="684458B6">
      <w:numFmt w:val="decimal"/>
      <w:lvlText w:val=""/>
      <w:lvlJc w:val="left"/>
    </w:lvl>
    <w:lvl w:ilvl="2" w:tplc="B6101194">
      <w:numFmt w:val="decimal"/>
      <w:lvlText w:val=""/>
      <w:lvlJc w:val="left"/>
    </w:lvl>
    <w:lvl w:ilvl="3" w:tplc="D052995C">
      <w:numFmt w:val="decimal"/>
      <w:lvlText w:val=""/>
      <w:lvlJc w:val="left"/>
    </w:lvl>
    <w:lvl w:ilvl="4" w:tplc="C36CBE4E">
      <w:numFmt w:val="decimal"/>
      <w:lvlText w:val=""/>
      <w:lvlJc w:val="left"/>
    </w:lvl>
    <w:lvl w:ilvl="5" w:tplc="3292846C">
      <w:numFmt w:val="decimal"/>
      <w:lvlText w:val=""/>
      <w:lvlJc w:val="left"/>
    </w:lvl>
    <w:lvl w:ilvl="6" w:tplc="A350B146">
      <w:numFmt w:val="decimal"/>
      <w:lvlText w:val=""/>
      <w:lvlJc w:val="left"/>
    </w:lvl>
    <w:lvl w:ilvl="7" w:tplc="6EE26034">
      <w:numFmt w:val="decimal"/>
      <w:lvlText w:val=""/>
      <w:lvlJc w:val="left"/>
    </w:lvl>
    <w:lvl w:ilvl="8" w:tplc="1082AA8E">
      <w:numFmt w:val="decimal"/>
      <w:lvlText w:val=""/>
      <w:lvlJc w:val="left"/>
    </w:lvl>
  </w:abstractNum>
  <w:abstractNum w:abstractNumId="2" w15:restartNumberingAfterBreak="0">
    <w:nsid w:val="FFFFFF7D"/>
    <w:multiLevelType w:val="hybridMultilevel"/>
    <w:tmpl w:val="2648E1C4"/>
    <w:lvl w:ilvl="0" w:tplc="AF501C4A">
      <w:start w:val="1"/>
      <w:numFmt w:val="decimal"/>
      <w:lvlText w:val="%1."/>
      <w:lvlJc w:val="left"/>
      <w:pPr>
        <w:tabs>
          <w:tab w:val="num" w:pos="1209"/>
        </w:tabs>
        <w:ind w:left="1209" w:hanging="360"/>
      </w:pPr>
    </w:lvl>
    <w:lvl w:ilvl="1" w:tplc="C276D8C0">
      <w:numFmt w:val="decimal"/>
      <w:lvlText w:val=""/>
      <w:lvlJc w:val="left"/>
    </w:lvl>
    <w:lvl w:ilvl="2" w:tplc="E7DEADB4">
      <w:numFmt w:val="decimal"/>
      <w:lvlText w:val=""/>
      <w:lvlJc w:val="left"/>
    </w:lvl>
    <w:lvl w:ilvl="3" w:tplc="6F3024DE">
      <w:numFmt w:val="decimal"/>
      <w:lvlText w:val=""/>
      <w:lvlJc w:val="left"/>
    </w:lvl>
    <w:lvl w:ilvl="4" w:tplc="DC6A8698">
      <w:numFmt w:val="decimal"/>
      <w:lvlText w:val=""/>
      <w:lvlJc w:val="left"/>
    </w:lvl>
    <w:lvl w:ilvl="5" w:tplc="1088959C">
      <w:numFmt w:val="decimal"/>
      <w:lvlText w:val=""/>
      <w:lvlJc w:val="left"/>
    </w:lvl>
    <w:lvl w:ilvl="6" w:tplc="F5A2DDAE">
      <w:numFmt w:val="decimal"/>
      <w:lvlText w:val=""/>
      <w:lvlJc w:val="left"/>
    </w:lvl>
    <w:lvl w:ilvl="7" w:tplc="F4620922">
      <w:numFmt w:val="decimal"/>
      <w:lvlText w:val=""/>
      <w:lvlJc w:val="left"/>
    </w:lvl>
    <w:lvl w:ilvl="8" w:tplc="AC9086C0">
      <w:numFmt w:val="decimal"/>
      <w:lvlText w:val=""/>
      <w:lvlJc w:val="left"/>
    </w:lvl>
  </w:abstractNum>
  <w:abstractNum w:abstractNumId="3" w15:restartNumberingAfterBreak="0">
    <w:nsid w:val="FFFFFF7E"/>
    <w:multiLevelType w:val="hybridMultilevel"/>
    <w:tmpl w:val="9D38DB54"/>
    <w:lvl w:ilvl="0" w:tplc="99168F78">
      <w:start w:val="1"/>
      <w:numFmt w:val="decimal"/>
      <w:lvlText w:val="%1."/>
      <w:lvlJc w:val="left"/>
      <w:pPr>
        <w:tabs>
          <w:tab w:val="num" w:pos="926"/>
        </w:tabs>
        <w:ind w:left="926" w:hanging="360"/>
      </w:pPr>
    </w:lvl>
    <w:lvl w:ilvl="1" w:tplc="5BA88E2E">
      <w:numFmt w:val="decimal"/>
      <w:lvlText w:val=""/>
      <w:lvlJc w:val="left"/>
    </w:lvl>
    <w:lvl w:ilvl="2" w:tplc="F2625152">
      <w:numFmt w:val="decimal"/>
      <w:lvlText w:val=""/>
      <w:lvlJc w:val="left"/>
    </w:lvl>
    <w:lvl w:ilvl="3" w:tplc="0CFC7E2A">
      <w:numFmt w:val="decimal"/>
      <w:lvlText w:val=""/>
      <w:lvlJc w:val="left"/>
    </w:lvl>
    <w:lvl w:ilvl="4" w:tplc="85B29952">
      <w:numFmt w:val="decimal"/>
      <w:lvlText w:val=""/>
      <w:lvlJc w:val="left"/>
    </w:lvl>
    <w:lvl w:ilvl="5" w:tplc="56FEC0CC">
      <w:numFmt w:val="decimal"/>
      <w:lvlText w:val=""/>
      <w:lvlJc w:val="left"/>
    </w:lvl>
    <w:lvl w:ilvl="6" w:tplc="0382F79C">
      <w:numFmt w:val="decimal"/>
      <w:lvlText w:val=""/>
      <w:lvlJc w:val="left"/>
    </w:lvl>
    <w:lvl w:ilvl="7" w:tplc="CFAA50BA">
      <w:numFmt w:val="decimal"/>
      <w:lvlText w:val=""/>
      <w:lvlJc w:val="left"/>
    </w:lvl>
    <w:lvl w:ilvl="8" w:tplc="75A82884">
      <w:numFmt w:val="decimal"/>
      <w:lvlText w:val=""/>
      <w:lvlJc w:val="left"/>
    </w:lvl>
  </w:abstractNum>
  <w:abstractNum w:abstractNumId="4" w15:restartNumberingAfterBreak="0">
    <w:nsid w:val="FFFFFF7F"/>
    <w:multiLevelType w:val="hybridMultilevel"/>
    <w:tmpl w:val="632C24E2"/>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82268A14"/>
    <w:lvl w:ilvl="0">
      <w:start w:val="1"/>
      <w:numFmt w:val="bullet"/>
      <w:lvlText w:val=""/>
      <w:lvlJc w:val="left"/>
      <w:pPr>
        <w:tabs>
          <w:tab w:val="num" w:pos="1492"/>
        </w:tabs>
        <w:ind w:left="1492" w:hanging="360"/>
      </w:pPr>
      <w:rPr>
        <w:rFonts w:hint="default"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8C0E77FE"/>
    <w:lvl w:ilvl="0">
      <w:start w:val="1"/>
      <w:numFmt w:val="bullet"/>
      <w:lvlText w:val=""/>
      <w:lvlJc w:val="left"/>
      <w:pPr>
        <w:tabs>
          <w:tab w:val="num" w:pos="1209"/>
        </w:tabs>
        <w:ind w:left="1209" w:hanging="360"/>
      </w:pPr>
      <w:rPr>
        <w:rFonts w:hint="default"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174639B8"/>
    <w:lvl w:ilvl="0">
      <w:start w:val="1"/>
      <w:numFmt w:val="bullet"/>
      <w:lvlText w:val=""/>
      <w:lvlJc w:val="left"/>
      <w:pPr>
        <w:tabs>
          <w:tab w:val="num" w:pos="926"/>
        </w:tabs>
        <w:ind w:left="926" w:hanging="360"/>
      </w:pPr>
      <w:rPr>
        <w:rFonts w:hint="default"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B1ACC408"/>
    <w:lvl w:ilvl="0">
      <w:start w:val="1"/>
      <w:numFmt w:val="bullet"/>
      <w:lvlText w:val=""/>
      <w:lvlJc w:val="left"/>
      <w:pPr>
        <w:tabs>
          <w:tab w:val="num" w:pos="643"/>
        </w:tabs>
        <w:ind w:left="643" w:hanging="360"/>
      </w:pPr>
      <w:rPr>
        <w:rFonts w:hint="default"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29E8DFE"/>
    <w:lvl w:ilvl="0" w:tplc="90E290C6">
      <w:start w:val="1"/>
      <w:numFmt w:val="decimal"/>
      <w:lvlText w:val="%1."/>
      <w:lvlJc w:val="left"/>
      <w:pPr>
        <w:tabs>
          <w:tab w:val="num" w:pos="360"/>
        </w:tabs>
        <w:ind w:left="360" w:hanging="360"/>
      </w:pPr>
    </w:lvl>
    <w:lvl w:ilvl="1" w:tplc="6B425116">
      <w:numFmt w:val="decimal"/>
      <w:lvlText w:val=""/>
      <w:lvlJc w:val="left"/>
    </w:lvl>
    <w:lvl w:ilvl="2" w:tplc="12F244C4">
      <w:numFmt w:val="decimal"/>
      <w:lvlText w:val=""/>
      <w:lvlJc w:val="left"/>
    </w:lvl>
    <w:lvl w:ilvl="3" w:tplc="9AE82DD2">
      <w:numFmt w:val="decimal"/>
      <w:lvlText w:val=""/>
      <w:lvlJc w:val="left"/>
    </w:lvl>
    <w:lvl w:ilvl="4" w:tplc="23C0F8E4">
      <w:numFmt w:val="decimal"/>
      <w:lvlText w:val=""/>
      <w:lvlJc w:val="left"/>
    </w:lvl>
    <w:lvl w:ilvl="5" w:tplc="F95CFEA8">
      <w:numFmt w:val="decimal"/>
      <w:lvlText w:val=""/>
      <w:lvlJc w:val="left"/>
    </w:lvl>
    <w:lvl w:ilvl="6" w:tplc="2550DD6C">
      <w:numFmt w:val="decimal"/>
      <w:lvlText w:val=""/>
      <w:lvlJc w:val="left"/>
    </w:lvl>
    <w:lvl w:ilvl="7" w:tplc="182A6C2E">
      <w:numFmt w:val="decimal"/>
      <w:lvlText w:val=""/>
      <w:lvlJc w:val="left"/>
    </w:lvl>
    <w:lvl w:ilvl="8" w:tplc="A47240B4">
      <w:numFmt w:val="decimal"/>
      <w:lvlText w:val=""/>
      <w:lvlJc w:val="left"/>
    </w:lvl>
  </w:abstractNum>
  <w:abstractNum w:abstractNumId="10" w15:restartNumberingAfterBreak="0">
    <w:nsid w:val="FFFFFF89"/>
    <w:multiLevelType w:val="hybridMultilevel"/>
    <w:tmpl w:val="EA847AFE"/>
    <w:lvl w:ilvl="0">
      <w:start w:val="1"/>
      <w:numFmt w:val="bullet"/>
      <w:lvlText w:val=""/>
      <w:lvlJc w:val="left"/>
      <w:pPr>
        <w:tabs>
          <w:tab w:val="num" w:pos="360"/>
        </w:tabs>
        <w:ind w:left="360" w:hanging="360"/>
      </w:pPr>
      <w:rPr>
        <w:rFonts w:hint="default"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73227B4"/>
    <w:multiLevelType w:val="multilevel"/>
    <w:tmpl w:val="B64AB224"/>
    <w:lvl w:ilvl="0" w:tplc="A554F40C">
      <w:numFmt w:val="none"/>
      <w:lvlText w:val=""/>
      <w:lvlJc w:val="left"/>
      <w:pPr>
        <w:tabs>
          <w:tab w:val="num" w:pos="360"/>
        </w:tabs>
      </w:pPr>
    </w:lvl>
    <w:lvl w:ilvl="1" w:tplc="0B449C54">
      <w:start w:val="1"/>
      <w:numFmt w:val="lowerLetter"/>
      <w:lvlText w:val="%2."/>
      <w:lvlJc w:val="left"/>
      <w:pPr>
        <w:ind w:left="1440" w:hanging="360"/>
      </w:pPr>
    </w:lvl>
    <w:lvl w:ilvl="2" w:tplc="E1A2AF42">
      <w:start w:val="1"/>
      <w:numFmt w:val="lowerRoman"/>
      <w:lvlText w:val="%3."/>
      <w:lvlJc w:val="right"/>
      <w:pPr>
        <w:ind w:left="2160" w:hanging="180"/>
      </w:pPr>
    </w:lvl>
    <w:lvl w:ilvl="3" w:tplc="E824405E">
      <w:start w:val="1"/>
      <w:numFmt w:val="decimal"/>
      <w:lvlText w:val="%4."/>
      <w:lvlJc w:val="left"/>
      <w:pPr>
        <w:ind w:left="2880" w:hanging="360"/>
      </w:pPr>
    </w:lvl>
    <w:lvl w:ilvl="4" w:tplc="EB84DD5E">
      <w:start w:val="1"/>
      <w:numFmt w:val="lowerLetter"/>
      <w:lvlText w:val="%5."/>
      <w:lvlJc w:val="left"/>
      <w:pPr>
        <w:ind w:left="3600" w:hanging="360"/>
      </w:pPr>
    </w:lvl>
    <w:lvl w:ilvl="5" w:tplc="DD520BA4">
      <w:start w:val="1"/>
      <w:numFmt w:val="lowerRoman"/>
      <w:lvlText w:val="%6."/>
      <w:lvlJc w:val="right"/>
      <w:pPr>
        <w:ind w:left="4320" w:hanging="180"/>
      </w:pPr>
    </w:lvl>
    <w:lvl w:ilvl="6" w:tplc="E00E09F6">
      <w:start w:val="1"/>
      <w:numFmt w:val="decimal"/>
      <w:lvlText w:val="%7."/>
      <w:lvlJc w:val="left"/>
      <w:pPr>
        <w:ind w:left="5040" w:hanging="360"/>
      </w:pPr>
    </w:lvl>
    <w:lvl w:ilvl="7" w:tplc="9CF6014C">
      <w:start w:val="1"/>
      <w:numFmt w:val="lowerLetter"/>
      <w:lvlText w:val="%8."/>
      <w:lvlJc w:val="left"/>
      <w:pPr>
        <w:ind w:left="5760" w:hanging="360"/>
      </w:pPr>
    </w:lvl>
    <w:lvl w:ilvl="8" w:tplc="101C5942">
      <w:start w:val="1"/>
      <w:numFmt w:val="lowerRoman"/>
      <w:lvlText w:val="%9."/>
      <w:lvlJc w:val="right"/>
      <w:pPr>
        <w:ind w:left="6480" w:hanging="180"/>
      </w:pPr>
    </w:lvl>
  </w:abstractNum>
  <w:abstractNum w:abstractNumId="12" w15:restartNumberingAfterBreak="0">
    <w:nsid w:val="09D729F5"/>
    <w:multiLevelType w:val="hybridMultilevel"/>
    <w:tmpl w:val="31527AB2"/>
    <w:lvl w:ilvl="0" w:tplc="C742C31A">
      <w:start w:val="10"/>
      <w:numFmt w:val="bullet"/>
      <w:lvlText w:val="-"/>
      <w:lvlJc w:val="left"/>
      <w:pPr>
        <w:ind w:left="720" w:hanging="360"/>
      </w:pPr>
      <w:rPr>
        <w:rFonts w:hint="default" w:ascii="Times New Roman" w:hAnsi="Times New Roman" w:eastAsia="SimSu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39E54FC6"/>
    <w:multiLevelType w:val="multilevel"/>
    <w:tmpl w:val="5B7288D4"/>
    <w:lvl w:ilvl="0">
      <w:start w:val="14"/>
      <w:numFmt w:val="decimal"/>
      <w:lvlText w:val="%1"/>
      <w:lvlJc w:val="left"/>
      <w:pPr>
        <w:tabs>
          <w:tab w:val="num" w:pos="720"/>
        </w:tabs>
        <w:ind w:left="720" w:hanging="360"/>
      </w:pPr>
      <w:rPr>
        <w:rFonts w:hint="default" w:cs="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9" w15:restartNumberingAfterBreak="0">
    <w:nsid w:val="45593D3C"/>
    <w:multiLevelType w:val="multilevel"/>
    <w:tmpl w:val="A90EE81E"/>
    <w:lvl w:ilvl="0" w:tplc="08090001">
      <w:start w:val="1"/>
      <w:numFmt w:val="bullet"/>
      <w:lvlText w:val=""/>
      <w:lvlJc w:val="left"/>
      <w:pPr>
        <w:ind w:left="1008" w:hanging="360"/>
      </w:pPr>
      <w:rPr>
        <w:rFonts w:hint="default" w:ascii="Symbol" w:hAnsi="Symbol"/>
      </w:rPr>
    </w:lvl>
    <w:lvl w:ilvl="1" w:tplc="08090003" w:tentative="1">
      <w:start w:val="1"/>
      <w:numFmt w:val="bullet"/>
      <w:lvlText w:val="o"/>
      <w:lvlJc w:val="left"/>
      <w:pPr>
        <w:ind w:left="1728" w:hanging="360"/>
      </w:pPr>
      <w:rPr>
        <w:rFonts w:hint="default" w:ascii="Courier New" w:hAnsi="Courier New" w:cs="Courier New"/>
      </w:rPr>
    </w:lvl>
    <w:lvl w:ilvl="2" w:tplc="08090005" w:tentative="1">
      <w:start w:val="1"/>
      <w:numFmt w:val="bullet"/>
      <w:lvlText w:val=""/>
      <w:lvlJc w:val="left"/>
      <w:pPr>
        <w:ind w:left="2448" w:hanging="360"/>
      </w:pPr>
      <w:rPr>
        <w:rFonts w:hint="default" w:ascii="Wingdings" w:hAnsi="Wingdings"/>
      </w:rPr>
    </w:lvl>
    <w:lvl w:ilvl="3" w:tplc="08090001" w:tentative="1">
      <w:start w:val="1"/>
      <w:numFmt w:val="bullet"/>
      <w:lvlText w:val=""/>
      <w:lvlJc w:val="left"/>
      <w:pPr>
        <w:ind w:left="3168" w:hanging="360"/>
      </w:pPr>
      <w:rPr>
        <w:rFonts w:hint="default" w:ascii="Symbol" w:hAnsi="Symbol"/>
      </w:rPr>
    </w:lvl>
    <w:lvl w:ilvl="4" w:tplc="08090003" w:tentative="1">
      <w:start w:val="1"/>
      <w:numFmt w:val="bullet"/>
      <w:lvlText w:val="o"/>
      <w:lvlJc w:val="left"/>
      <w:pPr>
        <w:ind w:left="3888" w:hanging="360"/>
      </w:pPr>
      <w:rPr>
        <w:rFonts w:hint="default" w:ascii="Courier New" w:hAnsi="Courier New" w:cs="Courier New"/>
      </w:rPr>
    </w:lvl>
    <w:lvl w:ilvl="5" w:tplc="08090005" w:tentative="1">
      <w:start w:val="1"/>
      <w:numFmt w:val="bullet"/>
      <w:lvlText w:val=""/>
      <w:lvlJc w:val="left"/>
      <w:pPr>
        <w:ind w:left="4608" w:hanging="360"/>
      </w:pPr>
      <w:rPr>
        <w:rFonts w:hint="default" w:ascii="Wingdings" w:hAnsi="Wingdings"/>
      </w:rPr>
    </w:lvl>
    <w:lvl w:ilvl="6" w:tplc="08090001" w:tentative="1">
      <w:start w:val="1"/>
      <w:numFmt w:val="bullet"/>
      <w:lvlText w:val=""/>
      <w:lvlJc w:val="left"/>
      <w:pPr>
        <w:ind w:left="5328" w:hanging="360"/>
      </w:pPr>
      <w:rPr>
        <w:rFonts w:hint="default" w:ascii="Symbol" w:hAnsi="Symbol"/>
      </w:rPr>
    </w:lvl>
    <w:lvl w:ilvl="7" w:tplc="08090003" w:tentative="1">
      <w:start w:val="1"/>
      <w:numFmt w:val="bullet"/>
      <w:lvlText w:val="o"/>
      <w:lvlJc w:val="left"/>
      <w:pPr>
        <w:ind w:left="6048" w:hanging="360"/>
      </w:pPr>
      <w:rPr>
        <w:rFonts w:hint="default" w:ascii="Courier New" w:hAnsi="Courier New" w:cs="Courier New"/>
      </w:rPr>
    </w:lvl>
    <w:lvl w:ilvl="8" w:tplc="08090005" w:tentative="1">
      <w:start w:val="1"/>
      <w:numFmt w:val="bullet"/>
      <w:lvlText w:val=""/>
      <w:lvlJc w:val="left"/>
      <w:pPr>
        <w:ind w:left="6768" w:hanging="360"/>
      </w:pPr>
      <w:rPr>
        <w:rFonts w:hint="default" w:ascii="Wingdings" w:hAnsi="Wingdings"/>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multi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5FF5868"/>
    <w:multiLevelType w:val="hybridMultilevel"/>
    <w:tmpl w:val="FFFFFFFF"/>
    <w:lvl w:ilvl="0" w:tplc="978EC84A">
      <w:numFmt w:val="none"/>
      <w:lvlText w:val=""/>
      <w:lvlJc w:val="left"/>
      <w:pPr>
        <w:tabs>
          <w:tab w:val="num" w:pos="360"/>
        </w:tabs>
      </w:pPr>
    </w:lvl>
    <w:lvl w:ilvl="1" w:tplc="493ACC08">
      <w:start w:val="1"/>
      <w:numFmt w:val="lowerLetter"/>
      <w:lvlText w:val="%2."/>
      <w:lvlJc w:val="left"/>
      <w:pPr>
        <w:ind w:left="1440" w:hanging="360"/>
      </w:pPr>
    </w:lvl>
    <w:lvl w:ilvl="2" w:tplc="FBD47EAE">
      <w:start w:val="1"/>
      <w:numFmt w:val="lowerRoman"/>
      <w:lvlText w:val="%3."/>
      <w:lvlJc w:val="right"/>
      <w:pPr>
        <w:ind w:left="2160" w:hanging="180"/>
      </w:pPr>
    </w:lvl>
    <w:lvl w:ilvl="3" w:tplc="72DE3738">
      <w:start w:val="1"/>
      <w:numFmt w:val="decimal"/>
      <w:lvlText w:val="%4."/>
      <w:lvlJc w:val="left"/>
      <w:pPr>
        <w:ind w:left="2880" w:hanging="360"/>
      </w:pPr>
    </w:lvl>
    <w:lvl w:ilvl="4" w:tplc="B414E1A4">
      <w:start w:val="1"/>
      <w:numFmt w:val="lowerLetter"/>
      <w:lvlText w:val="%5."/>
      <w:lvlJc w:val="left"/>
      <w:pPr>
        <w:ind w:left="3600" w:hanging="360"/>
      </w:pPr>
    </w:lvl>
    <w:lvl w:ilvl="5" w:tplc="DBC80218">
      <w:start w:val="1"/>
      <w:numFmt w:val="lowerRoman"/>
      <w:lvlText w:val="%6."/>
      <w:lvlJc w:val="right"/>
      <w:pPr>
        <w:ind w:left="4320" w:hanging="180"/>
      </w:pPr>
    </w:lvl>
    <w:lvl w:ilvl="6" w:tplc="A0845B5A">
      <w:start w:val="1"/>
      <w:numFmt w:val="decimal"/>
      <w:lvlText w:val="%7."/>
      <w:lvlJc w:val="left"/>
      <w:pPr>
        <w:ind w:left="5040" w:hanging="360"/>
      </w:pPr>
    </w:lvl>
    <w:lvl w:ilvl="7" w:tplc="FE687288">
      <w:start w:val="1"/>
      <w:numFmt w:val="lowerLetter"/>
      <w:lvlText w:val="%8."/>
      <w:lvlJc w:val="left"/>
      <w:pPr>
        <w:ind w:left="5760" w:hanging="360"/>
      </w:pPr>
    </w:lvl>
    <w:lvl w:ilvl="8" w:tplc="649E9EB8">
      <w:start w:val="1"/>
      <w:numFmt w:val="lowerRoman"/>
      <w:lvlText w:val="%9."/>
      <w:lvlJc w:val="right"/>
      <w:pPr>
        <w:ind w:left="6480" w:hanging="180"/>
      </w:p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hybridMultilevel"/>
    <w:tmpl w:val="166470C2"/>
    <w:lvl w:ilvl="0" w:tplc="751ACA2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lvl w:ilvl="1" w:tplc="D62A9258">
      <w:numFmt w:val="decimal"/>
      <w:lvlText w:val=""/>
      <w:lvlJc w:val="left"/>
    </w:lvl>
    <w:lvl w:ilvl="2" w:tplc="E27EB96A">
      <w:numFmt w:val="decimal"/>
      <w:lvlText w:val=""/>
      <w:lvlJc w:val="left"/>
    </w:lvl>
    <w:lvl w:ilvl="3" w:tplc="B7F6F264">
      <w:numFmt w:val="decimal"/>
      <w:lvlText w:val=""/>
      <w:lvlJc w:val="left"/>
    </w:lvl>
    <w:lvl w:ilvl="4" w:tplc="AD7AA3BC">
      <w:numFmt w:val="decimal"/>
      <w:lvlText w:val=""/>
      <w:lvlJc w:val="left"/>
    </w:lvl>
    <w:lvl w:ilvl="5" w:tplc="FE74567A">
      <w:numFmt w:val="decimal"/>
      <w:lvlText w:val=""/>
      <w:lvlJc w:val="left"/>
    </w:lvl>
    <w:lvl w:ilvl="6" w:tplc="E55C86C4">
      <w:numFmt w:val="decimal"/>
      <w:lvlText w:val=""/>
      <w:lvlJc w:val="left"/>
    </w:lvl>
    <w:lvl w:ilvl="7" w:tplc="B31845EE">
      <w:numFmt w:val="decimal"/>
      <w:lvlText w:val=""/>
      <w:lvlJc w:val="left"/>
    </w:lvl>
    <w:lvl w:ilvl="8" w:tplc="0A6AC5CE">
      <w:numFmt w:val="decimal"/>
      <w:lvlText w:val=""/>
      <w:lvlJc w:val="left"/>
    </w:lvl>
  </w:abstractNum>
  <w:abstractNum w:abstractNumId="25" w15:restartNumberingAfterBreak="0">
    <w:nsid w:val="7CD25233"/>
    <w:multiLevelType w:val="hybridMultilevel"/>
    <w:tmpl w:val="5944E810"/>
    <w:lvl w:ilvl="0" w:tplc="3354AEBE">
      <w:start w:val="1"/>
      <w:numFmt w:val="bullet"/>
      <w:lvlText w:val=""/>
      <w:lvlJc w:val="left"/>
      <w:pPr>
        <w:ind w:left="720" w:hanging="360"/>
      </w:pPr>
      <w:rPr>
        <w:rFonts w:hint="default" w:ascii="Symbol" w:hAnsi="Symbol"/>
      </w:rPr>
    </w:lvl>
    <w:lvl w:ilvl="1" w:tplc="3746D54E">
      <w:start w:val="1"/>
      <w:numFmt w:val="bullet"/>
      <w:lvlText w:val="o"/>
      <w:lvlJc w:val="left"/>
      <w:pPr>
        <w:ind w:left="1440" w:hanging="360"/>
      </w:pPr>
      <w:rPr>
        <w:rFonts w:hint="default" w:ascii="Courier New" w:hAnsi="Courier New"/>
      </w:rPr>
    </w:lvl>
    <w:lvl w:ilvl="2" w:tplc="A93CD61E">
      <w:start w:val="1"/>
      <w:numFmt w:val="bullet"/>
      <w:lvlText w:val=""/>
      <w:lvlJc w:val="left"/>
      <w:pPr>
        <w:ind w:left="2160" w:hanging="360"/>
      </w:pPr>
      <w:rPr>
        <w:rFonts w:hint="default" w:ascii="Wingdings" w:hAnsi="Wingdings"/>
      </w:rPr>
    </w:lvl>
    <w:lvl w:ilvl="3" w:tplc="DAA81250">
      <w:start w:val="1"/>
      <w:numFmt w:val="bullet"/>
      <w:lvlText w:val=""/>
      <w:lvlJc w:val="left"/>
      <w:pPr>
        <w:ind w:left="2880" w:hanging="360"/>
      </w:pPr>
      <w:rPr>
        <w:rFonts w:hint="default" w:ascii="Symbol" w:hAnsi="Symbol"/>
      </w:rPr>
    </w:lvl>
    <w:lvl w:ilvl="4" w:tplc="C9E4E8A2">
      <w:start w:val="1"/>
      <w:numFmt w:val="bullet"/>
      <w:lvlText w:val="o"/>
      <w:lvlJc w:val="left"/>
      <w:pPr>
        <w:ind w:left="3600" w:hanging="360"/>
      </w:pPr>
      <w:rPr>
        <w:rFonts w:hint="default" w:ascii="Courier New" w:hAnsi="Courier New"/>
      </w:rPr>
    </w:lvl>
    <w:lvl w:ilvl="5" w:tplc="3A08D740">
      <w:start w:val="1"/>
      <w:numFmt w:val="bullet"/>
      <w:lvlText w:val=""/>
      <w:lvlJc w:val="left"/>
      <w:pPr>
        <w:ind w:left="4320" w:hanging="360"/>
      </w:pPr>
      <w:rPr>
        <w:rFonts w:hint="default" w:ascii="Wingdings" w:hAnsi="Wingdings"/>
      </w:rPr>
    </w:lvl>
    <w:lvl w:ilvl="6" w:tplc="36C6BB40">
      <w:start w:val="1"/>
      <w:numFmt w:val="bullet"/>
      <w:lvlText w:val=""/>
      <w:lvlJc w:val="left"/>
      <w:pPr>
        <w:ind w:left="5040" w:hanging="360"/>
      </w:pPr>
      <w:rPr>
        <w:rFonts w:hint="default" w:ascii="Symbol" w:hAnsi="Symbol"/>
      </w:rPr>
    </w:lvl>
    <w:lvl w:ilvl="7" w:tplc="11DEB2D8">
      <w:start w:val="1"/>
      <w:numFmt w:val="bullet"/>
      <w:lvlText w:val="o"/>
      <w:lvlJc w:val="left"/>
      <w:pPr>
        <w:ind w:left="5760" w:hanging="360"/>
      </w:pPr>
      <w:rPr>
        <w:rFonts w:hint="default" w:ascii="Courier New" w:hAnsi="Courier New"/>
      </w:rPr>
    </w:lvl>
    <w:lvl w:ilvl="8" w:tplc="779C04E4">
      <w:start w:val="1"/>
      <w:numFmt w:val="bullet"/>
      <w:lvlText w:val=""/>
      <w:lvlJc w:val="left"/>
      <w:pPr>
        <w:ind w:left="6480" w:hanging="360"/>
      </w:pPr>
      <w:rPr>
        <w:rFonts w:hint="default" w:ascii="Wingdings" w:hAnsi="Wingdings"/>
      </w:rPr>
    </w:lvl>
  </w:abstractNum>
  <w:num w:numId="1">
    <w:abstractNumId w:val="11"/>
  </w:num>
  <w:num w:numId="2">
    <w:abstractNumId w:val="16"/>
  </w:num>
  <w:num w:numId="3">
    <w:abstractNumId w:val="23"/>
  </w:num>
  <w:num w:numId="4">
    <w:abstractNumId w:val="15"/>
  </w:num>
  <w:num w:numId="5">
    <w:abstractNumId w:val="18"/>
  </w:num>
  <w:num w:numId="6">
    <w:abstractNumId w:val="18"/>
  </w:num>
  <w:num w:numId="7">
    <w:abstractNumId w:val="18"/>
  </w:num>
  <w:num w:numId="8">
    <w:abstractNumId w:val="18"/>
  </w:num>
  <w:num w:numId="9">
    <w:abstractNumId w:val="21"/>
  </w:num>
  <w:num w:numId="10">
    <w:abstractNumId w:val="24"/>
  </w:num>
  <w:num w:numId="11">
    <w:abstractNumId w:val="17"/>
  </w:num>
  <w:num w:numId="12">
    <w:abstractNumId w:val="14"/>
  </w:num>
  <w:num w:numId="13">
    <w:abstractNumId w:val="13"/>
  </w:num>
  <w:num w:numId="14">
    <w:abstractNumId w:val="0"/>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20"/>
  </w:num>
  <w:num w:numId="26">
    <w:abstractNumId w:val="12"/>
  </w:num>
  <w:num w:numId="27">
    <w:abstractNumId w:val="19"/>
  </w:num>
  <w:num w:numId="28">
    <w:abstractNumId w:val="25"/>
  </w:num>
  <w:num w:numId="2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tjens, R. (Remco)">
    <w15:presenceInfo w15:providerId="AD" w15:userId="S::remco.litjens@tno.nl::b4cbdcf7-5f12-4194-833d-5ccf55326142"/>
  </w15:person>
  <w15:person w15:author="Janeiro Horta de Morais, J.A. (João)">
    <w15:presenceInfo w15:providerId="AD" w15:userId="S::joao.morais@tno.nl::543da988-1c44-449e-952a-aba60efdb243"/>
  </w15:person>
  <w15:person w15:author="Sjors Braam">
    <w15:presenceInfo w15:providerId="None" w15:userId="Sjors Braam"/>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30"/>
  <w:embedSystemFonts/>
  <w:proofState w:spelling="clean" w:grammar="dirty"/>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973"/>
    <w:rsid w:val="00002BA1"/>
    <w:rsid w:val="00006A76"/>
    <w:rsid w:val="00014FE6"/>
    <w:rsid w:val="000175DC"/>
    <w:rsid w:val="0001790E"/>
    <w:rsid w:val="000254A3"/>
    <w:rsid w:val="000257A4"/>
    <w:rsid w:val="00026799"/>
    <w:rsid w:val="00033DC0"/>
    <w:rsid w:val="000379E6"/>
    <w:rsid w:val="00040C00"/>
    <w:rsid w:val="00042895"/>
    <w:rsid w:val="00043DEE"/>
    <w:rsid w:val="00045353"/>
    <w:rsid w:val="00045848"/>
    <w:rsid w:val="000471EC"/>
    <w:rsid w:val="0004781E"/>
    <w:rsid w:val="000508CF"/>
    <w:rsid w:val="00051FCA"/>
    <w:rsid w:val="00052AE6"/>
    <w:rsid w:val="0005522C"/>
    <w:rsid w:val="000572A8"/>
    <w:rsid w:val="00060B23"/>
    <w:rsid w:val="000627D2"/>
    <w:rsid w:val="00065861"/>
    <w:rsid w:val="00073E3F"/>
    <w:rsid w:val="00074F2A"/>
    <w:rsid w:val="000758D8"/>
    <w:rsid w:val="00077617"/>
    <w:rsid w:val="0008129C"/>
    <w:rsid w:val="00084981"/>
    <w:rsid w:val="00084D01"/>
    <w:rsid w:val="0008758A"/>
    <w:rsid w:val="0008795C"/>
    <w:rsid w:val="00097110"/>
    <w:rsid w:val="000A6421"/>
    <w:rsid w:val="000A6C6D"/>
    <w:rsid w:val="000B01BE"/>
    <w:rsid w:val="000B234F"/>
    <w:rsid w:val="000B59B0"/>
    <w:rsid w:val="000C13A7"/>
    <w:rsid w:val="000C1E68"/>
    <w:rsid w:val="000C3CAF"/>
    <w:rsid w:val="000D08A9"/>
    <w:rsid w:val="000D2102"/>
    <w:rsid w:val="000D2571"/>
    <w:rsid w:val="000D33C2"/>
    <w:rsid w:val="000D3CD5"/>
    <w:rsid w:val="000D40A9"/>
    <w:rsid w:val="000E0089"/>
    <w:rsid w:val="000F2037"/>
    <w:rsid w:val="000F30C2"/>
    <w:rsid w:val="000F44BD"/>
    <w:rsid w:val="000F4B57"/>
    <w:rsid w:val="00105763"/>
    <w:rsid w:val="0010671B"/>
    <w:rsid w:val="001140F6"/>
    <w:rsid w:val="00114133"/>
    <w:rsid w:val="0011464E"/>
    <w:rsid w:val="00114790"/>
    <w:rsid w:val="0011574A"/>
    <w:rsid w:val="00116C34"/>
    <w:rsid w:val="001173EE"/>
    <w:rsid w:val="00120FD7"/>
    <w:rsid w:val="00121ACB"/>
    <w:rsid w:val="00123718"/>
    <w:rsid w:val="0012434D"/>
    <w:rsid w:val="00124B3B"/>
    <w:rsid w:val="00125445"/>
    <w:rsid w:val="001308AB"/>
    <w:rsid w:val="0013327E"/>
    <w:rsid w:val="00135879"/>
    <w:rsid w:val="001431D3"/>
    <w:rsid w:val="00143418"/>
    <w:rsid w:val="001438EF"/>
    <w:rsid w:val="0014503F"/>
    <w:rsid w:val="00152BCD"/>
    <w:rsid w:val="00152F96"/>
    <w:rsid w:val="0015462B"/>
    <w:rsid w:val="00157C45"/>
    <w:rsid w:val="00161ED9"/>
    <w:rsid w:val="0016214C"/>
    <w:rsid w:val="0016726B"/>
    <w:rsid w:val="00167F37"/>
    <w:rsid w:val="001706F2"/>
    <w:rsid w:val="00170849"/>
    <w:rsid w:val="0017577F"/>
    <w:rsid w:val="00175DCA"/>
    <w:rsid w:val="0017627B"/>
    <w:rsid w:val="0017655B"/>
    <w:rsid w:val="00176563"/>
    <w:rsid w:val="00176EF5"/>
    <w:rsid w:val="00176F49"/>
    <w:rsid w:val="00177DCA"/>
    <w:rsid w:val="0018169B"/>
    <w:rsid w:val="00181C6C"/>
    <w:rsid w:val="00186FC5"/>
    <w:rsid w:val="0019130F"/>
    <w:rsid w:val="00191698"/>
    <w:rsid w:val="001962FD"/>
    <w:rsid w:val="001967BC"/>
    <w:rsid w:val="00197ACB"/>
    <w:rsid w:val="001A1003"/>
    <w:rsid w:val="001A2EFD"/>
    <w:rsid w:val="001A31B7"/>
    <w:rsid w:val="001A3735"/>
    <w:rsid w:val="001A3B3D"/>
    <w:rsid w:val="001B2074"/>
    <w:rsid w:val="001B67DC"/>
    <w:rsid w:val="001C39A4"/>
    <w:rsid w:val="001C4A0A"/>
    <w:rsid w:val="001C7368"/>
    <w:rsid w:val="001D7EDE"/>
    <w:rsid w:val="001E183F"/>
    <w:rsid w:val="001E28D8"/>
    <w:rsid w:val="001E779F"/>
    <w:rsid w:val="001F427A"/>
    <w:rsid w:val="001F4D75"/>
    <w:rsid w:val="001F7506"/>
    <w:rsid w:val="00202BF0"/>
    <w:rsid w:val="002055A3"/>
    <w:rsid w:val="00207677"/>
    <w:rsid w:val="002109DA"/>
    <w:rsid w:val="00210DF6"/>
    <w:rsid w:val="002118F0"/>
    <w:rsid w:val="00212134"/>
    <w:rsid w:val="0021322B"/>
    <w:rsid w:val="00213640"/>
    <w:rsid w:val="0021414E"/>
    <w:rsid w:val="00214D63"/>
    <w:rsid w:val="00221314"/>
    <w:rsid w:val="00222AFE"/>
    <w:rsid w:val="00223EE8"/>
    <w:rsid w:val="002254A9"/>
    <w:rsid w:val="002279E7"/>
    <w:rsid w:val="00231061"/>
    <w:rsid w:val="002319CA"/>
    <w:rsid w:val="00232449"/>
    <w:rsid w:val="00233D97"/>
    <w:rsid w:val="002347A2"/>
    <w:rsid w:val="00236F4B"/>
    <w:rsid w:val="002370F7"/>
    <w:rsid w:val="00237E2D"/>
    <w:rsid w:val="00237ECB"/>
    <w:rsid w:val="002425EE"/>
    <w:rsid w:val="00243BB6"/>
    <w:rsid w:val="00244139"/>
    <w:rsid w:val="00247D6D"/>
    <w:rsid w:val="00247E30"/>
    <w:rsid w:val="00251355"/>
    <w:rsid w:val="002534CE"/>
    <w:rsid w:val="00257A1C"/>
    <w:rsid w:val="00262FD5"/>
    <w:rsid w:val="00263325"/>
    <w:rsid w:val="00263974"/>
    <w:rsid w:val="00266774"/>
    <w:rsid w:val="00270159"/>
    <w:rsid w:val="0027210F"/>
    <w:rsid w:val="00272589"/>
    <w:rsid w:val="002760A3"/>
    <w:rsid w:val="00276DC9"/>
    <w:rsid w:val="002816BD"/>
    <w:rsid w:val="002850E3"/>
    <w:rsid w:val="00286750"/>
    <w:rsid w:val="00291DEF"/>
    <w:rsid w:val="00292D8A"/>
    <w:rsid w:val="002963AB"/>
    <w:rsid w:val="002A1297"/>
    <w:rsid w:val="002A2300"/>
    <w:rsid w:val="002A377E"/>
    <w:rsid w:val="002A5DDD"/>
    <w:rsid w:val="002B0DD5"/>
    <w:rsid w:val="002B2FF2"/>
    <w:rsid w:val="002B6167"/>
    <w:rsid w:val="002B6535"/>
    <w:rsid w:val="002B69FE"/>
    <w:rsid w:val="002C13B6"/>
    <w:rsid w:val="002C24B3"/>
    <w:rsid w:val="002C2A53"/>
    <w:rsid w:val="002C6120"/>
    <w:rsid w:val="002C6DE2"/>
    <w:rsid w:val="002D3886"/>
    <w:rsid w:val="002D4249"/>
    <w:rsid w:val="002D43F3"/>
    <w:rsid w:val="002E7CE1"/>
    <w:rsid w:val="002F0739"/>
    <w:rsid w:val="002F342E"/>
    <w:rsid w:val="002F5E94"/>
    <w:rsid w:val="00305700"/>
    <w:rsid w:val="00307179"/>
    <w:rsid w:val="00307DE8"/>
    <w:rsid w:val="00312392"/>
    <w:rsid w:val="003127DD"/>
    <w:rsid w:val="00320C23"/>
    <w:rsid w:val="00320E2F"/>
    <w:rsid w:val="003211CE"/>
    <w:rsid w:val="00322AD7"/>
    <w:rsid w:val="00324C53"/>
    <w:rsid w:val="0032517D"/>
    <w:rsid w:val="00325BCC"/>
    <w:rsid w:val="00326C92"/>
    <w:rsid w:val="00327459"/>
    <w:rsid w:val="00330E2F"/>
    <w:rsid w:val="0033179C"/>
    <w:rsid w:val="00337E32"/>
    <w:rsid w:val="00340210"/>
    <w:rsid w:val="00341ACF"/>
    <w:rsid w:val="00341BC3"/>
    <w:rsid w:val="00344004"/>
    <w:rsid w:val="0035164A"/>
    <w:rsid w:val="00354AE2"/>
    <w:rsid w:val="00354FCF"/>
    <w:rsid w:val="00361748"/>
    <w:rsid w:val="00366492"/>
    <w:rsid w:val="003672D5"/>
    <w:rsid w:val="00367417"/>
    <w:rsid w:val="00367F4C"/>
    <w:rsid w:val="003716E0"/>
    <w:rsid w:val="003739B3"/>
    <w:rsid w:val="00374D0B"/>
    <w:rsid w:val="00376022"/>
    <w:rsid w:val="0037627A"/>
    <w:rsid w:val="0037651C"/>
    <w:rsid w:val="003770AE"/>
    <w:rsid w:val="00383CDE"/>
    <w:rsid w:val="00386051"/>
    <w:rsid w:val="00386437"/>
    <w:rsid w:val="003879DA"/>
    <w:rsid w:val="003933D2"/>
    <w:rsid w:val="00394151"/>
    <w:rsid w:val="003948F7"/>
    <w:rsid w:val="0039548C"/>
    <w:rsid w:val="003A19E2"/>
    <w:rsid w:val="003A27E6"/>
    <w:rsid w:val="003A30A4"/>
    <w:rsid w:val="003A3F1D"/>
    <w:rsid w:val="003A4D50"/>
    <w:rsid w:val="003A77DD"/>
    <w:rsid w:val="003A7AF2"/>
    <w:rsid w:val="003B2B40"/>
    <w:rsid w:val="003B3491"/>
    <w:rsid w:val="003B4E04"/>
    <w:rsid w:val="003B51B5"/>
    <w:rsid w:val="003C253B"/>
    <w:rsid w:val="003C44A8"/>
    <w:rsid w:val="003C67D3"/>
    <w:rsid w:val="003D2452"/>
    <w:rsid w:val="003E0308"/>
    <w:rsid w:val="003E0717"/>
    <w:rsid w:val="003E7E75"/>
    <w:rsid w:val="003F1C8D"/>
    <w:rsid w:val="003F2958"/>
    <w:rsid w:val="003F33E5"/>
    <w:rsid w:val="003F49A0"/>
    <w:rsid w:val="003F550C"/>
    <w:rsid w:val="003F5A08"/>
    <w:rsid w:val="003F7F68"/>
    <w:rsid w:val="004104E9"/>
    <w:rsid w:val="00411C95"/>
    <w:rsid w:val="00412588"/>
    <w:rsid w:val="00416556"/>
    <w:rsid w:val="00417B72"/>
    <w:rsid w:val="00420716"/>
    <w:rsid w:val="00421222"/>
    <w:rsid w:val="00423EDD"/>
    <w:rsid w:val="004256EA"/>
    <w:rsid w:val="00430689"/>
    <w:rsid w:val="004325FB"/>
    <w:rsid w:val="00433A9A"/>
    <w:rsid w:val="00433BDC"/>
    <w:rsid w:val="00434A2C"/>
    <w:rsid w:val="0043623F"/>
    <w:rsid w:val="00440936"/>
    <w:rsid w:val="004432BA"/>
    <w:rsid w:val="0044407E"/>
    <w:rsid w:val="004459C6"/>
    <w:rsid w:val="0044762F"/>
    <w:rsid w:val="00447BB9"/>
    <w:rsid w:val="00450390"/>
    <w:rsid w:val="0046031D"/>
    <w:rsid w:val="00470565"/>
    <w:rsid w:val="00473AC9"/>
    <w:rsid w:val="00476E6A"/>
    <w:rsid w:val="00480FD1"/>
    <w:rsid w:val="0048306B"/>
    <w:rsid w:val="00484A14"/>
    <w:rsid w:val="00485260"/>
    <w:rsid w:val="0048796B"/>
    <w:rsid w:val="00491C2A"/>
    <w:rsid w:val="004974C6"/>
    <w:rsid w:val="004A0088"/>
    <w:rsid w:val="004A2B5C"/>
    <w:rsid w:val="004A7EEB"/>
    <w:rsid w:val="004B0E72"/>
    <w:rsid w:val="004B2EE9"/>
    <w:rsid w:val="004B383A"/>
    <w:rsid w:val="004B4FCB"/>
    <w:rsid w:val="004C32FE"/>
    <w:rsid w:val="004C6DE6"/>
    <w:rsid w:val="004D25FF"/>
    <w:rsid w:val="004D57C4"/>
    <w:rsid w:val="004D693E"/>
    <w:rsid w:val="004D698C"/>
    <w:rsid w:val="004D72B5"/>
    <w:rsid w:val="004E1BE6"/>
    <w:rsid w:val="004E598E"/>
    <w:rsid w:val="004E77D2"/>
    <w:rsid w:val="004F1CE9"/>
    <w:rsid w:val="004F2DB5"/>
    <w:rsid w:val="004F2F3B"/>
    <w:rsid w:val="004F3D07"/>
    <w:rsid w:val="004F4462"/>
    <w:rsid w:val="004F6089"/>
    <w:rsid w:val="004F6EE3"/>
    <w:rsid w:val="00516FA5"/>
    <w:rsid w:val="005236D7"/>
    <w:rsid w:val="00525E70"/>
    <w:rsid w:val="00526D11"/>
    <w:rsid w:val="00527F3F"/>
    <w:rsid w:val="005301EE"/>
    <w:rsid w:val="00532278"/>
    <w:rsid w:val="005346B0"/>
    <w:rsid w:val="0053625B"/>
    <w:rsid w:val="00536706"/>
    <w:rsid w:val="005375CE"/>
    <w:rsid w:val="005415E1"/>
    <w:rsid w:val="005438A5"/>
    <w:rsid w:val="00543987"/>
    <w:rsid w:val="00547A03"/>
    <w:rsid w:val="00551753"/>
    <w:rsid w:val="00551B7F"/>
    <w:rsid w:val="00552501"/>
    <w:rsid w:val="00552C26"/>
    <w:rsid w:val="00552F39"/>
    <w:rsid w:val="00562BBA"/>
    <w:rsid w:val="005653F8"/>
    <w:rsid w:val="00565D04"/>
    <w:rsid w:val="0056610F"/>
    <w:rsid w:val="005719CA"/>
    <w:rsid w:val="00572B44"/>
    <w:rsid w:val="00573DAB"/>
    <w:rsid w:val="00575BCA"/>
    <w:rsid w:val="00576186"/>
    <w:rsid w:val="00576DDB"/>
    <w:rsid w:val="005779D6"/>
    <w:rsid w:val="00581AF3"/>
    <w:rsid w:val="00585B21"/>
    <w:rsid w:val="00585B98"/>
    <w:rsid w:val="00590B1F"/>
    <w:rsid w:val="00591487"/>
    <w:rsid w:val="00592C41"/>
    <w:rsid w:val="00596F15"/>
    <w:rsid w:val="005A26D0"/>
    <w:rsid w:val="005A3E4F"/>
    <w:rsid w:val="005A519C"/>
    <w:rsid w:val="005B0344"/>
    <w:rsid w:val="005B24DE"/>
    <w:rsid w:val="005B4638"/>
    <w:rsid w:val="005B520E"/>
    <w:rsid w:val="005C164C"/>
    <w:rsid w:val="005C36C7"/>
    <w:rsid w:val="005C3DBC"/>
    <w:rsid w:val="005D0CB7"/>
    <w:rsid w:val="005D4099"/>
    <w:rsid w:val="005D5878"/>
    <w:rsid w:val="005E0E67"/>
    <w:rsid w:val="005E116C"/>
    <w:rsid w:val="005E2800"/>
    <w:rsid w:val="005E3EAF"/>
    <w:rsid w:val="005E6BA2"/>
    <w:rsid w:val="005F3944"/>
    <w:rsid w:val="005F464A"/>
    <w:rsid w:val="005F5690"/>
    <w:rsid w:val="006013C9"/>
    <w:rsid w:val="0060257C"/>
    <w:rsid w:val="00604722"/>
    <w:rsid w:val="00605825"/>
    <w:rsid w:val="00606256"/>
    <w:rsid w:val="00606EFD"/>
    <w:rsid w:val="00607753"/>
    <w:rsid w:val="00621469"/>
    <w:rsid w:val="006245F1"/>
    <w:rsid w:val="00632C89"/>
    <w:rsid w:val="006344E0"/>
    <w:rsid w:val="00636C64"/>
    <w:rsid w:val="00636EA0"/>
    <w:rsid w:val="00637248"/>
    <w:rsid w:val="006374E5"/>
    <w:rsid w:val="00641DDC"/>
    <w:rsid w:val="0064227D"/>
    <w:rsid w:val="00645572"/>
    <w:rsid w:val="00645D22"/>
    <w:rsid w:val="00645D76"/>
    <w:rsid w:val="00651A08"/>
    <w:rsid w:val="00654204"/>
    <w:rsid w:val="0065470D"/>
    <w:rsid w:val="00654BA7"/>
    <w:rsid w:val="00655422"/>
    <w:rsid w:val="00657039"/>
    <w:rsid w:val="0066154F"/>
    <w:rsid w:val="006637DC"/>
    <w:rsid w:val="00670434"/>
    <w:rsid w:val="006717E3"/>
    <w:rsid w:val="0067195C"/>
    <w:rsid w:val="00672CC0"/>
    <w:rsid w:val="00683319"/>
    <w:rsid w:val="00686520"/>
    <w:rsid w:val="0069341D"/>
    <w:rsid w:val="00694E84"/>
    <w:rsid w:val="00697001"/>
    <w:rsid w:val="006A0D9E"/>
    <w:rsid w:val="006A2FFD"/>
    <w:rsid w:val="006A5288"/>
    <w:rsid w:val="006B2080"/>
    <w:rsid w:val="006B2663"/>
    <w:rsid w:val="006B36E5"/>
    <w:rsid w:val="006B38B7"/>
    <w:rsid w:val="006B6B66"/>
    <w:rsid w:val="006B6DB0"/>
    <w:rsid w:val="006B7AD7"/>
    <w:rsid w:val="006C1908"/>
    <w:rsid w:val="006C243C"/>
    <w:rsid w:val="006C55CF"/>
    <w:rsid w:val="006C596E"/>
    <w:rsid w:val="006C6855"/>
    <w:rsid w:val="006D06E5"/>
    <w:rsid w:val="006D22EE"/>
    <w:rsid w:val="006D342C"/>
    <w:rsid w:val="006D53AD"/>
    <w:rsid w:val="006D5B7E"/>
    <w:rsid w:val="006D7DC9"/>
    <w:rsid w:val="006E0C57"/>
    <w:rsid w:val="006E4276"/>
    <w:rsid w:val="006E58A3"/>
    <w:rsid w:val="006F064F"/>
    <w:rsid w:val="006F3041"/>
    <w:rsid w:val="006F3F3E"/>
    <w:rsid w:val="006F45D1"/>
    <w:rsid w:val="006F698B"/>
    <w:rsid w:val="006F6D3D"/>
    <w:rsid w:val="00703751"/>
    <w:rsid w:val="00703F0A"/>
    <w:rsid w:val="00703F7E"/>
    <w:rsid w:val="00704668"/>
    <w:rsid w:val="007050BB"/>
    <w:rsid w:val="007128A4"/>
    <w:rsid w:val="00713754"/>
    <w:rsid w:val="00715BEA"/>
    <w:rsid w:val="00727122"/>
    <w:rsid w:val="00727CF6"/>
    <w:rsid w:val="00730C3C"/>
    <w:rsid w:val="00731999"/>
    <w:rsid w:val="00740EEA"/>
    <w:rsid w:val="007410CF"/>
    <w:rsid w:val="007431ED"/>
    <w:rsid w:val="00744604"/>
    <w:rsid w:val="0074734E"/>
    <w:rsid w:val="00747AE3"/>
    <w:rsid w:val="007518DA"/>
    <w:rsid w:val="007655A4"/>
    <w:rsid w:val="00767115"/>
    <w:rsid w:val="00770FAE"/>
    <w:rsid w:val="007724D2"/>
    <w:rsid w:val="0077620D"/>
    <w:rsid w:val="007762F7"/>
    <w:rsid w:val="0077776C"/>
    <w:rsid w:val="007801C1"/>
    <w:rsid w:val="007818A7"/>
    <w:rsid w:val="0078749E"/>
    <w:rsid w:val="007929BD"/>
    <w:rsid w:val="0079301D"/>
    <w:rsid w:val="007933B0"/>
    <w:rsid w:val="00794804"/>
    <w:rsid w:val="0079642C"/>
    <w:rsid w:val="007B1648"/>
    <w:rsid w:val="007B33F1"/>
    <w:rsid w:val="007B4951"/>
    <w:rsid w:val="007B64B0"/>
    <w:rsid w:val="007B6DDA"/>
    <w:rsid w:val="007B70AC"/>
    <w:rsid w:val="007B71E9"/>
    <w:rsid w:val="007C0308"/>
    <w:rsid w:val="007C1C41"/>
    <w:rsid w:val="007C1F71"/>
    <w:rsid w:val="007C2FF2"/>
    <w:rsid w:val="007D17C3"/>
    <w:rsid w:val="007D4123"/>
    <w:rsid w:val="007D55FB"/>
    <w:rsid w:val="007D6232"/>
    <w:rsid w:val="007D75C9"/>
    <w:rsid w:val="007E2172"/>
    <w:rsid w:val="007E2F95"/>
    <w:rsid w:val="007F067A"/>
    <w:rsid w:val="007F1F99"/>
    <w:rsid w:val="007F6070"/>
    <w:rsid w:val="007F74B3"/>
    <w:rsid w:val="007F768F"/>
    <w:rsid w:val="00801250"/>
    <w:rsid w:val="008050C0"/>
    <w:rsid w:val="00807635"/>
    <w:rsid w:val="008076F1"/>
    <w:rsid w:val="0080791D"/>
    <w:rsid w:val="0081133D"/>
    <w:rsid w:val="00813CCB"/>
    <w:rsid w:val="00823073"/>
    <w:rsid w:val="00830799"/>
    <w:rsid w:val="00836367"/>
    <w:rsid w:val="00836A2C"/>
    <w:rsid w:val="00837037"/>
    <w:rsid w:val="00843295"/>
    <w:rsid w:val="00845115"/>
    <w:rsid w:val="008527CA"/>
    <w:rsid w:val="00852C48"/>
    <w:rsid w:val="0085752A"/>
    <w:rsid w:val="00857F64"/>
    <w:rsid w:val="00862E3E"/>
    <w:rsid w:val="00864ED1"/>
    <w:rsid w:val="0087014B"/>
    <w:rsid w:val="00870184"/>
    <w:rsid w:val="008724F5"/>
    <w:rsid w:val="00873603"/>
    <w:rsid w:val="008736D3"/>
    <w:rsid w:val="00880D72"/>
    <w:rsid w:val="00881E1B"/>
    <w:rsid w:val="00881EEA"/>
    <w:rsid w:val="00882E6A"/>
    <w:rsid w:val="00883D70"/>
    <w:rsid w:val="0088520E"/>
    <w:rsid w:val="008863DA"/>
    <w:rsid w:val="00892592"/>
    <w:rsid w:val="0089384F"/>
    <w:rsid w:val="008A1E82"/>
    <w:rsid w:val="008A2C7D"/>
    <w:rsid w:val="008A6531"/>
    <w:rsid w:val="008A6FFC"/>
    <w:rsid w:val="008B1105"/>
    <w:rsid w:val="008B5ACB"/>
    <w:rsid w:val="008B6327"/>
    <w:rsid w:val="008B6524"/>
    <w:rsid w:val="008C0063"/>
    <w:rsid w:val="008C0435"/>
    <w:rsid w:val="008C4B23"/>
    <w:rsid w:val="008C7D91"/>
    <w:rsid w:val="008D1FD0"/>
    <w:rsid w:val="008D3398"/>
    <w:rsid w:val="008D4644"/>
    <w:rsid w:val="008D713B"/>
    <w:rsid w:val="008D79C7"/>
    <w:rsid w:val="008E01D0"/>
    <w:rsid w:val="008E029F"/>
    <w:rsid w:val="008E4CC4"/>
    <w:rsid w:val="008E59E9"/>
    <w:rsid w:val="008E59F3"/>
    <w:rsid w:val="008E5FA2"/>
    <w:rsid w:val="008E64F2"/>
    <w:rsid w:val="008E6EF7"/>
    <w:rsid w:val="008E7908"/>
    <w:rsid w:val="008F315F"/>
    <w:rsid w:val="008F5EF7"/>
    <w:rsid w:val="008F6E2C"/>
    <w:rsid w:val="008F6E7D"/>
    <w:rsid w:val="008F7FD2"/>
    <w:rsid w:val="00902F41"/>
    <w:rsid w:val="00903645"/>
    <w:rsid w:val="00906C1A"/>
    <w:rsid w:val="00907201"/>
    <w:rsid w:val="00911897"/>
    <w:rsid w:val="0092044D"/>
    <w:rsid w:val="00920BA0"/>
    <w:rsid w:val="00923752"/>
    <w:rsid w:val="009265A3"/>
    <w:rsid w:val="009303D9"/>
    <w:rsid w:val="00931570"/>
    <w:rsid w:val="0093280C"/>
    <w:rsid w:val="00933027"/>
    <w:rsid w:val="00933284"/>
    <w:rsid w:val="00933C64"/>
    <w:rsid w:val="00933D0D"/>
    <w:rsid w:val="00934816"/>
    <w:rsid w:val="00942484"/>
    <w:rsid w:val="0095165F"/>
    <w:rsid w:val="0095297F"/>
    <w:rsid w:val="00952DE6"/>
    <w:rsid w:val="00952E1B"/>
    <w:rsid w:val="009544D9"/>
    <w:rsid w:val="0095458E"/>
    <w:rsid w:val="00954BFC"/>
    <w:rsid w:val="00956E58"/>
    <w:rsid w:val="009609DD"/>
    <w:rsid w:val="00961254"/>
    <w:rsid w:val="009617B2"/>
    <w:rsid w:val="00966CBA"/>
    <w:rsid w:val="00970214"/>
    <w:rsid w:val="0097103B"/>
    <w:rsid w:val="00971139"/>
    <w:rsid w:val="009716F7"/>
    <w:rsid w:val="009718CF"/>
    <w:rsid w:val="00972186"/>
    <w:rsid w:val="00972203"/>
    <w:rsid w:val="0097672B"/>
    <w:rsid w:val="0097690F"/>
    <w:rsid w:val="009A2B9A"/>
    <w:rsid w:val="009A4899"/>
    <w:rsid w:val="009A6FF2"/>
    <w:rsid w:val="009B1421"/>
    <w:rsid w:val="009B3879"/>
    <w:rsid w:val="009B3899"/>
    <w:rsid w:val="009C043B"/>
    <w:rsid w:val="009C0C74"/>
    <w:rsid w:val="009C0FEF"/>
    <w:rsid w:val="009D0DFA"/>
    <w:rsid w:val="009D2AC5"/>
    <w:rsid w:val="009D4EEF"/>
    <w:rsid w:val="009D6827"/>
    <w:rsid w:val="009E32C8"/>
    <w:rsid w:val="009E33F7"/>
    <w:rsid w:val="009F0302"/>
    <w:rsid w:val="009F05BF"/>
    <w:rsid w:val="009F1D79"/>
    <w:rsid w:val="00A032BA"/>
    <w:rsid w:val="00A03C61"/>
    <w:rsid w:val="00A03FDC"/>
    <w:rsid w:val="00A059B3"/>
    <w:rsid w:val="00A17B7F"/>
    <w:rsid w:val="00A23EEC"/>
    <w:rsid w:val="00A275C0"/>
    <w:rsid w:val="00A3033E"/>
    <w:rsid w:val="00A32CE3"/>
    <w:rsid w:val="00A33DE6"/>
    <w:rsid w:val="00A3594B"/>
    <w:rsid w:val="00A43508"/>
    <w:rsid w:val="00A44F6A"/>
    <w:rsid w:val="00A52870"/>
    <w:rsid w:val="00A55CAD"/>
    <w:rsid w:val="00A60F6D"/>
    <w:rsid w:val="00A64FB3"/>
    <w:rsid w:val="00A65FB8"/>
    <w:rsid w:val="00A67931"/>
    <w:rsid w:val="00A67FA8"/>
    <w:rsid w:val="00A72FA0"/>
    <w:rsid w:val="00A7474F"/>
    <w:rsid w:val="00A7593F"/>
    <w:rsid w:val="00A75CF4"/>
    <w:rsid w:val="00A81553"/>
    <w:rsid w:val="00A83F53"/>
    <w:rsid w:val="00A8527C"/>
    <w:rsid w:val="00A9337A"/>
    <w:rsid w:val="00A977E8"/>
    <w:rsid w:val="00AA4F4B"/>
    <w:rsid w:val="00AA7081"/>
    <w:rsid w:val="00AB0A8A"/>
    <w:rsid w:val="00AB0B89"/>
    <w:rsid w:val="00AB35BB"/>
    <w:rsid w:val="00AB3C17"/>
    <w:rsid w:val="00AB4329"/>
    <w:rsid w:val="00AB5B27"/>
    <w:rsid w:val="00AB7B40"/>
    <w:rsid w:val="00AC450C"/>
    <w:rsid w:val="00AC492F"/>
    <w:rsid w:val="00AD1483"/>
    <w:rsid w:val="00AD1D7E"/>
    <w:rsid w:val="00AD25CF"/>
    <w:rsid w:val="00AD3F5C"/>
    <w:rsid w:val="00AD4C4D"/>
    <w:rsid w:val="00AD5468"/>
    <w:rsid w:val="00AD5818"/>
    <w:rsid w:val="00AD5D77"/>
    <w:rsid w:val="00AD6B09"/>
    <w:rsid w:val="00AD766E"/>
    <w:rsid w:val="00AE1F8D"/>
    <w:rsid w:val="00AE3409"/>
    <w:rsid w:val="00AE6A86"/>
    <w:rsid w:val="00AF19A6"/>
    <w:rsid w:val="00AF32FB"/>
    <w:rsid w:val="00B003FB"/>
    <w:rsid w:val="00B01F2C"/>
    <w:rsid w:val="00B0342D"/>
    <w:rsid w:val="00B11A60"/>
    <w:rsid w:val="00B15001"/>
    <w:rsid w:val="00B17F07"/>
    <w:rsid w:val="00B22613"/>
    <w:rsid w:val="00B25DB0"/>
    <w:rsid w:val="00B30F44"/>
    <w:rsid w:val="00B3344B"/>
    <w:rsid w:val="00B34EFE"/>
    <w:rsid w:val="00B40910"/>
    <w:rsid w:val="00B4329D"/>
    <w:rsid w:val="00B44A76"/>
    <w:rsid w:val="00B478F1"/>
    <w:rsid w:val="00B5216D"/>
    <w:rsid w:val="00B54998"/>
    <w:rsid w:val="00B54F02"/>
    <w:rsid w:val="00B56634"/>
    <w:rsid w:val="00B56766"/>
    <w:rsid w:val="00B6180C"/>
    <w:rsid w:val="00B61B40"/>
    <w:rsid w:val="00B62F4F"/>
    <w:rsid w:val="00B662FB"/>
    <w:rsid w:val="00B7170B"/>
    <w:rsid w:val="00B763C2"/>
    <w:rsid w:val="00B768D1"/>
    <w:rsid w:val="00B81503"/>
    <w:rsid w:val="00B861C0"/>
    <w:rsid w:val="00B97216"/>
    <w:rsid w:val="00B9764F"/>
    <w:rsid w:val="00BA1025"/>
    <w:rsid w:val="00BA4102"/>
    <w:rsid w:val="00BA6063"/>
    <w:rsid w:val="00BA6480"/>
    <w:rsid w:val="00BA7160"/>
    <w:rsid w:val="00BB0010"/>
    <w:rsid w:val="00BB0573"/>
    <w:rsid w:val="00BB371C"/>
    <w:rsid w:val="00BB460F"/>
    <w:rsid w:val="00BB4C45"/>
    <w:rsid w:val="00BB5BB1"/>
    <w:rsid w:val="00BB67DF"/>
    <w:rsid w:val="00BB73E4"/>
    <w:rsid w:val="00BC1694"/>
    <w:rsid w:val="00BC1901"/>
    <w:rsid w:val="00BC3420"/>
    <w:rsid w:val="00BC57F1"/>
    <w:rsid w:val="00BC5D96"/>
    <w:rsid w:val="00BC6775"/>
    <w:rsid w:val="00BD2D1A"/>
    <w:rsid w:val="00BD670B"/>
    <w:rsid w:val="00BE02F1"/>
    <w:rsid w:val="00BE146D"/>
    <w:rsid w:val="00BE7A8C"/>
    <w:rsid w:val="00BE7D3C"/>
    <w:rsid w:val="00BF3192"/>
    <w:rsid w:val="00BF5FF6"/>
    <w:rsid w:val="00C0207F"/>
    <w:rsid w:val="00C04B24"/>
    <w:rsid w:val="00C1005B"/>
    <w:rsid w:val="00C1201D"/>
    <w:rsid w:val="00C15193"/>
    <w:rsid w:val="00C16117"/>
    <w:rsid w:val="00C16BA5"/>
    <w:rsid w:val="00C17DD8"/>
    <w:rsid w:val="00C20855"/>
    <w:rsid w:val="00C220A2"/>
    <w:rsid w:val="00C22556"/>
    <w:rsid w:val="00C3075A"/>
    <w:rsid w:val="00C33A52"/>
    <w:rsid w:val="00C4064E"/>
    <w:rsid w:val="00C407D8"/>
    <w:rsid w:val="00C41D70"/>
    <w:rsid w:val="00C42868"/>
    <w:rsid w:val="00C453E3"/>
    <w:rsid w:val="00C51C7E"/>
    <w:rsid w:val="00C52A02"/>
    <w:rsid w:val="00C553FC"/>
    <w:rsid w:val="00C55A63"/>
    <w:rsid w:val="00C55B16"/>
    <w:rsid w:val="00C56346"/>
    <w:rsid w:val="00C73E84"/>
    <w:rsid w:val="00C744C0"/>
    <w:rsid w:val="00C75B28"/>
    <w:rsid w:val="00C76B59"/>
    <w:rsid w:val="00C81F4D"/>
    <w:rsid w:val="00C85389"/>
    <w:rsid w:val="00C85CBA"/>
    <w:rsid w:val="00C8671C"/>
    <w:rsid w:val="00C912E2"/>
    <w:rsid w:val="00C91702"/>
    <w:rsid w:val="00C919A4"/>
    <w:rsid w:val="00C92773"/>
    <w:rsid w:val="00C93E62"/>
    <w:rsid w:val="00C94759"/>
    <w:rsid w:val="00C967E8"/>
    <w:rsid w:val="00C97D4A"/>
    <w:rsid w:val="00CA19CF"/>
    <w:rsid w:val="00CA1FAB"/>
    <w:rsid w:val="00CA4392"/>
    <w:rsid w:val="00CA5A8C"/>
    <w:rsid w:val="00CB04CE"/>
    <w:rsid w:val="00CC0B66"/>
    <w:rsid w:val="00CC393F"/>
    <w:rsid w:val="00CC4E04"/>
    <w:rsid w:val="00CC7702"/>
    <w:rsid w:val="00CD2F94"/>
    <w:rsid w:val="00CD3679"/>
    <w:rsid w:val="00CE1656"/>
    <w:rsid w:val="00CE1F8F"/>
    <w:rsid w:val="00CE38D7"/>
    <w:rsid w:val="00CF08EB"/>
    <w:rsid w:val="00CF52D5"/>
    <w:rsid w:val="00CF54BB"/>
    <w:rsid w:val="00CF6045"/>
    <w:rsid w:val="00CF70EA"/>
    <w:rsid w:val="00CF7200"/>
    <w:rsid w:val="00D00A4E"/>
    <w:rsid w:val="00D01898"/>
    <w:rsid w:val="00D05DA0"/>
    <w:rsid w:val="00D0656F"/>
    <w:rsid w:val="00D074EC"/>
    <w:rsid w:val="00D13D86"/>
    <w:rsid w:val="00D16BA1"/>
    <w:rsid w:val="00D2176E"/>
    <w:rsid w:val="00D25A11"/>
    <w:rsid w:val="00D26FF5"/>
    <w:rsid w:val="00D27141"/>
    <w:rsid w:val="00D27B56"/>
    <w:rsid w:val="00D33C31"/>
    <w:rsid w:val="00D3553E"/>
    <w:rsid w:val="00D46109"/>
    <w:rsid w:val="00D46F26"/>
    <w:rsid w:val="00D47517"/>
    <w:rsid w:val="00D50D3A"/>
    <w:rsid w:val="00D546E5"/>
    <w:rsid w:val="00D57D3F"/>
    <w:rsid w:val="00D613F2"/>
    <w:rsid w:val="00D616D4"/>
    <w:rsid w:val="00D632BE"/>
    <w:rsid w:val="00D646D0"/>
    <w:rsid w:val="00D6592B"/>
    <w:rsid w:val="00D67CFA"/>
    <w:rsid w:val="00D708AA"/>
    <w:rsid w:val="00D72D06"/>
    <w:rsid w:val="00D7522C"/>
    <w:rsid w:val="00D7536F"/>
    <w:rsid w:val="00D76668"/>
    <w:rsid w:val="00D76C42"/>
    <w:rsid w:val="00D81B18"/>
    <w:rsid w:val="00D82385"/>
    <w:rsid w:val="00D83EBB"/>
    <w:rsid w:val="00D84374"/>
    <w:rsid w:val="00D8452E"/>
    <w:rsid w:val="00D84B12"/>
    <w:rsid w:val="00D84E2B"/>
    <w:rsid w:val="00D852C7"/>
    <w:rsid w:val="00D86D3D"/>
    <w:rsid w:val="00D87DDF"/>
    <w:rsid w:val="00D90827"/>
    <w:rsid w:val="00D95953"/>
    <w:rsid w:val="00D96D7D"/>
    <w:rsid w:val="00DA5BF3"/>
    <w:rsid w:val="00DB263F"/>
    <w:rsid w:val="00DB6464"/>
    <w:rsid w:val="00DB689C"/>
    <w:rsid w:val="00DB6C69"/>
    <w:rsid w:val="00DB7B21"/>
    <w:rsid w:val="00DC2C56"/>
    <w:rsid w:val="00DC33BB"/>
    <w:rsid w:val="00DC3980"/>
    <w:rsid w:val="00DC4AB3"/>
    <w:rsid w:val="00DC4D12"/>
    <w:rsid w:val="00DC5469"/>
    <w:rsid w:val="00DC5C83"/>
    <w:rsid w:val="00DC7329"/>
    <w:rsid w:val="00DD005E"/>
    <w:rsid w:val="00DD06EE"/>
    <w:rsid w:val="00DD1887"/>
    <w:rsid w:val="00DD3AE4"/>
    <w:rsid w:val="00DD3ED9"/>
    <w:rsid w:val="00DE0E09"/>
    <w:rsid w:val="00DE7FF9"/>
    <w:rsid w:val="00DF1A3A"/>
    <w:rsid w:val="00DF20F5"/>
    <w:rsid w:val="00DF33B5"/>
    <w:rsid w:val="00DF5F0C"/>
    <w:rsid w:val="00E00A5A"/>
    <w:rsid w:val="00E01AAC"/>
    <w:rsid w:val="00E022F6"/>
    <w:rsid w:val="00E0685F"/>
    <w:rsid w:val="00E07383"/>
    <w:rsid w:val="00E075C8"/>
    <w:rsid w:val="00E10FB2"/>
    <w:rsid w:val="00E12735"/>
    <w:rsid w:val="00E12F3B"/>
    <w:rsid w:val="00E14018"/>
    <w:rsid w:val="00E145D0"/>
    <w:rsid w:val="00E14ED5"/>
    <w:rsid w:val="00E15252"/>
    <w:rsid w:val="00E160D7"/>
    <w:rsid w:val="00E165BC"/>
    <w:rsid w:val="00E230CC"/>
    <w:rsid w:val="00E25A46"/>
    <w:rsid w:val="00E27C52"/>
    <w:rsid w:val="00E315FF"/>
    <w:rsid w:val="00E323DE"/>
    <w:rsid w:val="00E33BFD"/>
    <w:rsid w:val="00E378BC"/>
    <w:rsid w:val="00E403F7"/>
    <w:rsid w:val="00E5194C"/>
    <w:rsid w:val="00E54B9A"/>
    <w:rsid w:val="00E57004"/>
    <w:rsid w:val="00E60115"/>
    <w:rsid w:val="00E618C4"/>
    <w:rsid w:val="00E61E12"/>
    <w:rsid w:val="00E628C0"/>
    <w:rsid w:val="00E64C60"/>
    <w:rsid w:val="00E70140"/>
    <w:rsid w:val="00E709AE"/>
    <w:rsid w:val="00E70D87"/>
    <w:rsid w:val="00E72F1D"/>
    <w:rsid w:val="00E7596C"/>
    <w:rsid w:val="00E81D79"/>
    <w:rsid w:val="00E84DCA"/>
    <w:rsid w:val="00E86D1C"/>
    <w:rsid w:val="00E878F2"/>
    <w:rsid w:val="00E90F61"/>
    <w:rsid w:val="00EA0B90"/>
    <w:rsid w:val="00EA2766"/>
    <w:rsid w:val="00EA37D1"/>
    <w:rsid w:val="00EB035E"/>
    <w:rsid w:val="00EB12AF"/>
    <w:rsid w:val="00EB2294"/>
    <w:rsid w:val="00EB4703"/>
    <w:rsid w:val="00EB5672"/>
    <w:rsid w:val="00EC1177"/>
    <w:rsid w:val="00EC1C6F"/>
    <w:rsid w:val="00EC3603"/>
    <w:rsid w:val="00EC4AF4"/>
    <w:rsid w:val="00EC5103"/>
    <w:rsid w:val="00EC57AD"/>
    <w:rsid w:val="00EC7B4D"/>
    <w:rsid w:val="00ED0149"/>
    <w:rsid w:val="00ED1243"/>
    <w:rsid w:val="00ED24EE"/>
    <w:rsid w:val="00ED4444"/>
    <w:rsid w:val="00ED4D13"/>
    <w:rsid w:val="00ED6775"/>
    <w:rsid w:val="00ED6EA3"/>
    <w:rsid w:val="00EE0162"/>
    <w:rsid w:val="00EE12DB"/>
    <w:rsid w:val="00EE75EC"/>
    <w:rsid w:val="00EF1336"/>
    <w:rsid w:val="00EF2F45"/>
    <w:rsid w:val="00EF3ACB"/>
    <w:rsid w:val="00EF7DE3"/>
    <w:rsid w:val="00F03103"/>
    <w:rsid w:val="00F03CDC"/>
    <w:rsid w:val="00F04DAF"/>
    <w:rsid w:val="00F145FC"/>
    <w:rsid w:val="00F15041"/>
    <w:rsid w:val="00F16610"/>
    <w:rsid w:val="00F16884"/>
    <w:rsid w:val="00F266F5"/>
    <w:rsid w:val="00F271DE"/>
    <w:rsid w:val="00F272B8"/>
    <w:rsid w:val="00F27BE1"/>
    <w:rsid w:val="00F30881"/>
    <w:rsid w:val="00F40FF8"/>
    <w:rsid w:val="00F47C92"/>
    <w:rsid w:val="00F53DBC"/>
    <w:rsid w:val="00F5569B"/>
    <w:rsid w:val="00F56440"/>
    <w:rsid w:val="00F6239F"/>
    <w:rsid w:val="00F627DA"/>
    <w:rsid w:val="00F718E9"/>
    <w:rsid w:val="00F71EE6"/>
    <w:rsid w:val="00F72200"/>
    <w:rsid w:val="00F7288F"/>
    <w:rsid w:val="00F75C7D"/>
    <w:rsid w:val="00F8188B"/>
    <w:rsid w:val="00F825AA"/>
    <w:rsid w:val="00F847A6"/>
    <w:rsid w:val="00F84EC2"/>
    <w:rsid w:val="00F85E7A"/>
    <w:rsid w:val="00F93AF2"/>
    <w:rsid w:val="00F9441B"/>
    <w:rsid w:val="00F9484D"/>
    <w:rsid w:val="00FA4C32"/>
    <w:rsid w:val="00FB19C2"/>
    <w:rsid w:val="00FB483A"/>
    <w:rsid w:val="00FC0BCC"/>
    <w:rsid w:val="00FC0F8A"/>
    <w:rsid w:val="00FC3B53"/>
    <w:rsid w:val="00FC644D"/>
    <w:rsid w:val="00FC73FD"/>
    <w:rsid w:val="00FD756D"/>
    <w:rsid w:val="00FE54C5"/>
    <w:rsid w:val="00FE7099"/>
    <w:rsid w:val="00FE7114"/>
    <w:rsid w:val="00FF0B24"/>
    <w:rsid w:val="00FF53D9"/>
    <w:rsid w:val="029E1497"/>
    <w:rsid w:val="030556F6"/>
    <w:rsid w:val="03549D79"/>
    <w:rsid w:val="036F60DB"/>
    <w:rsid w:val="03BE914C"/>
    <w:rsid w:val="059B9E40"/>
    <w:rsid w:val="05DBDBA0"/>
    <w:rsid w:val="09119B1B"/>
    <w:rsid w:val="09E7A9BE"/>
    <w:rsid w:val="0A423501"/>
    <w:rsid w:val="0AF23518"/>
    <w:rsid w:val="0B4F5400"/>
    <w:rsid w:val="0BEF75D7"/>
    <w:rsid w:val="0C62F872"/>
    <w:rsid w:val="0CA3CE16"/>
    <w:rsid w:val="0CF65612"/>
    <w:rsid w:val="0D146E04"/>
    <w:rsid w:val="0E22209B"/>
    <w:rsid w:val="0E6838E5"/>
    <w:rsid w:val="0E76AD1D"/>
    <w:rsid w:val="10A8B7BB"/>
    <w:rsid w:val="1259278A"/>
    <w:rsid w:val="12F7670A"/>
    <w:rsid w:val="1335FFD7"/>
    <w:rsid w:val="13380BE2"/>
    <w:rsid w:val="140441BD"/>
    <w:rsid w:val="16EABBAD"/>
    <w:rsid w:val="176786D0"/>
    <w:rsid w:val="184427C2"/>
    <w:rsid w:val="19D7263B"/>
    <w:rsid w:val="1B5F2D48"/>
    <w:rsid w:val="1FEA6FA8"/>
    <w:rsid w:val="20069793"/>
    <w:rsid w:val="214ADFD0"/>
    <w:rsid w:val="22C5DE88"/>
    <w:rsid w:val="246C1AC8"/>
    <w:rsid w:val="260D3DA3"/>
    <w:rsid w:val="26269161"/>
    <w:rsid w:val="286E134B"/>
    <w:rsid w:val="289EAFA3"/>
    <w:rsid w:val="28B6D795"/>
    <w:rsid w:val="29AE5539"/>
    <w:rsid w:val="2AD3D588"/>
    <w:rsid w:val="2B39F02A"/>
    <w:rsid w:val="2D280000"/>
    <w:rsid w:val="2D34190D"/>
    <w:rsid w:val="2EC9B517"/>
    <w:rsid w:val="31A72B9B"/>
    <w:rsid w:val="31FBCD34"/>
    <w:rsid w:val="3548C2DC"/>
    <w:rsid w:val="366E9050"/>
    <w:rsid w:val="38C65E76"/>
    <w:rsid w:val="38CE51BD"/>
    <w:rsid w:val="38EBABBF"/>
    <w:rsid w:val="391A99F9"/>
    <w:rsid w:val="3A663172"/>
    <w:rsid w:val="3D53B98F"/>
    <w:rsid w:val="3DFA2E08"/>
    <w:rsid w:val="3EB4F848"/>
    <w:rsid w:val="402A0254"/>
    <w:rsid w:val="402BEF74"/>
    <w:rsid w:val="42863924"/>
    <w:rsid w:val="42E2F97D"/>
    <w:rsid w:val="45DE7DC8"/>
    <w:rsid w:val="464ED169"/>
    <w:rsid w:val="466468CD"/>
    <w:rsid w:val="497C1B37"/>
    <w:rsid w:val="49CE7D04"/>
    <w:rsid w:val="49FB5D2D"/>
    <w:rsid w:val="4B011AE9"/>
    <w:rsid w:val="4BC17BD3"/>
    <w:rsid w:val="4BE6C5FD"/>
    <w:rsid w:val="4E7B3FF7"/>
    <w:rsid w:val="4EAD7F7B"/>
    <w:rsid w:val="4EB1A2B9"/>
    <w:rsid w:val="4EC894DC"/>
    <w:rsid w:val="4ED51688"/>
    <w:rsid w:val="505F3950"/>
    <w:rsid w:val="5190FABE"/>
    <w:rsid w:val="528A4596"/>
    <w:rsid w:val="533A75AC"/>
    <w:rsid w:val="53DA11B3"/>
    <w:rsid w:val="54015851"/>
    <w:rsid w:val="54F4528D"/>
    <w:rsid w:val="566E5845"/>
    <w:rsid w:val="572BEABE"/>
    <w:rsid w:val="57A60D90"/>
    <w:rsid w:val="58CBA62F"/>
    <w:rsid w:val="5988A843"/>
    <w:rsid w:val="5C2B9366"/>
    <w:rsid w:val="5DE982B7"/>
    <w:rsid w:val="606F3D16"/>
    <w:rsid w:val="60FC9404"/>
    <w:rsid w:val="6108D1C7"/>
    <w:rsid w:val="61E67566"/>
    <w:rsid w:val="649DC0F8"/>
    <w:rsid w:val="66FFC0CE"/>
    <w:rsid w:val="67563C40"/>
    <w:rsid w:val="675B1679"/>
    <w:rsid w:val="68EA7278"/>
    <w:rsid w:val="694DD61A"/>
    <w:rsid w:val="69C7FB99"/>
    <w:rsid w:val="6CEC267A"/>
    <w:rsid w:val="6E8BF7A8"/>
    <w:rsid w:val="6EC394AE"/>
    <w:rsid w:val="6FC7D740"/>
    <w:rsid w:val="6FF3D8BC"/>
    <w:rsid w:val="702FFBA8"/>
    <w:rsid w:val="7053FCDD"/>
    <w:rsid w:val="70AAE5CD"/>
    <w:rsid w:val="710BF370"/>
    <w:rsid w:val="7250B32A"/>
    <w:rsid w:val="761DE655"/>
    <w:rsid w:val="7673A856"/>
    <w:rsid w:val="77016879"/>
    <w:rsid w:val="795263DB"/>
    <w:rsid w:val="7DC7EC31"/>
    <w:rsid w:val="7E13AEA9"/>
    <w:rsid w:val="7EAD4099"/>
    <w:rsid w:val="7F668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8BFBA9"/>
  <w15:chartTrackingRefBased/>
  <w15:docId w15:val="{4B8F23A4-9698-421D-9E65-3C10BA3197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5"/>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5"/>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5"/>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5"/>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rPr>
  </w:style>
  <w:style w:type="paragraph" w:styleId="Affiliation" w:customStyle="1">
    <w:name w:val="Affiliation"/>
    <w:pPr>
      <w:jc w:val="center"/>
    </w:pPr>
  </w:style>
  <w:style w:type="paragraph" w:styleId="Author" w:customStyle="1">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2"/>
      </w:numPr>
      <w:tabs>
        <w:tab w:val="clear" w:pos="648"/>
      </w:tabs>
      <w:ind w:left="576" w:hanging="288"/>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3"/>
      </w:numPr>
      <w:tabs>
        <w:tab w:val="left" w:pos="533"/>
      </w:tabs>
      <w:spacing w:before="80" w:after="200"/>
      <w:ind w:left="0" w:firstLine="0"/>
      <w:jc w:val="both"/>
    </w:pPr>
    <w:rPr>
      <w:noProof/>
      <w:sz w:val="16"/>
      <w:szCs w:val="16"/>
    </w:rPr>
  </w:style>
  <w:style w:type="paragraph" w:styleId="footnote" w:customStyle="1">
    <w:name w:val="footnote"/>
    <w:pPr>
      <w:framePr w:vSpace="187" w:hSpace="187" w:wrap="notBeside" w:hAnchor="page" w:vAnchor="text" w:x="6121" w:y="577"/>
      <w:numPr>
        <w:numId w:val="4"/>
      </w:numPr>
      <w:spacing w:after="40"/>
    </w:pPr>
    <w:rPr>
      <w:sz w:val="16"/>
      <w:szCs w:val="16"/>
    </w:rPr>
  </w:style>
  <w:style w:type="paragraph" w:styleId="papersubtitle" w:customStyle="1">
    <w:name w:val="paper subtitle"/>
    <w:pPr>
      <w:spacing w:after="120"/>
      <w:jc w:val="center"/>
    </w:pPr>
    <w:rPr>
      <w:rFonts w:eastAsia="MS Mincho"/>
      <w:noProof/>
      <w:sz w:val="28"/>
      <w:szCs w:val="28"/>
    </w:rPr>
  </w:style>
  <w:style w:type="paragraph" w:styleId="papertitle" w:customStyle="1">
    <w:name w:val="paper title"/>
    <w:pPr>
      <w:spacing w:after="120"/>
      <w:jc w:val="center"/>
    </w:pPr>
    <w:rPr>
      <w:rFonts w:eastAsia="MS Mincho"/>
      <w:noProof/>
      <w:sz w:val="48"/>
      <w:szCs w:val="48"/>
    </w:rPr>
  </w:style>
  <w:style w:type="paragraph" w:styleId="references" w:customStyle="1">
    <w:name w:val="references"/>
    <w:pPr>
      <w:numPr>
        <w:numId w:val="9"/>
      </w:numPr>
      <w:spacing w:after="50" w:line="180" w:lineRule="exact"/>
      <w:jc w:val="both"/>
    </w:pPr>
    <w:rPr>
      <w:rFonts w:eastAsia="MS Mincho"/>
      <w:noProof/>
      <w:sz w:val="16"/>
      <w:szCs w:val="16"/>
    </w:rPr>
  </w:style>
  <w:style w:type="paragraph" w:styleId="sponsors" w:customStyle="1">
    <w:name w:val="sponsors"/>
    <w:pPr>
      <w:framePr w:wrap="auto" w:hAnchor="text" w:x="615" w:y="2239"/>
      <w:pBdr>
        <w:top w:val="single" w:color="auto" w:sz="4" w:space="2"/>
      </w:pBdr>
      <w:ind w:firstLine="288"/>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5"/>
      </w:numPr>
      <w:spacing w:before="60" w:after="30"/>
      <w:ind w:left="58" w:hanging="29"/>
      <w:jc w:val="right"/>
    </w:pPr>
    <w:rPr>
      <w:sz w:val="12"/>
      <w:szCs w:val="12"/>
    </w:rPr>
  </w:style>
  <w:style w:type="paragraph" w:styleId="tablehead" w:customStyle="1">
    <w:name w:val="table head"/>
    <w:pPr>
      <w:numPr>
        <w:numId w:val="10"/>
      </w:numPr>
      <w:spacing w:before="240" w:after="120" w:line="216" w:lineRule="auto"/>
      <w:jc w:val="center"/>
    </w:pPr>
    <w:rPr>
      <w:smallCaps/>
      <w:noProof/>
      <w:sz w:val="16"/>
      <w:szCs w:val="16"/>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paragraph" w:styleId="BalloonText">
    <w:name w:val="Balloon Text"/>
    <w:basedOn w:val="Normal"/>
    <w:link w:val="BalloonTextChar"/>
    <w:semiHidden/>
    <w:unhideWhenUsed/>
    <w:rsid w:val="004A2B5C"/>
    <w:rPr>
      <w:rFonts w:ascii="Segoe UI" w:hAnsi="Segoe UI" w:cs="Segoe UI"/>
      <w:sz w:val="18"/>
      <w:szCs w:val="18"/>
    </w:rPr>
  </w:style>
  <w:style w:type="character" w:styleId="BalloonTextChar" w:customStyle="1">
    <w:name w:val="Balloon Text Char"/>
    <w:basedOn w:val="DefaultParagraphFont"/>
    <w:link w:val="BalloonText"/>
    <w:semiHidden/>
    <w:rsid w:val="004A2B5C"/>
    <w:rPr>
      <w:rFonts w:ascii="Segoe UI" w:hAnsi="Segoe UI" w:cs="Segoe UI"/>
      <w:sz w:val="18"/>
      <w:szCs w:val="18"/>
    </w:rPr>
  </w:style>
  <w:style w:type="character" w:styleId="CommentReference">
    <w:name w:val="annotation reference"/>
    <w:basedOn w:val="DefaultParagraphFont"/>
    <w:rsid w:val="004F4462"/>
    <w:rPr>
      <w:sz w:val="16"/>
      <w:szCs w:val="16"/>
    </w:rPr>
  </w:style>
  <w:style w:type="paragraph" w:styleId="CommentText">
    <w:name w:val="annotation text"/>
    <w:basedOn w:val="Normal"/>
    <w:link w:val="CommentTextChar"/>
    <w:rsid w:val="004F4462"/>
  </w:style>
  <w:style w:type="character" w:styleId="CommentTextChar" w:customStyle="1">
    <w:name w:val="Comment Text Char"/>
    <w:basedOn w:val="DefaultParagraphFont"/>
    <w:link w:val="CommentText"/>
    <w:rsid w:val="004F4462"/>
  </w:style>
  <w:style w:type="paragraph" w:styleId="CommentSubject">
    <w:name w:val="annotation subject"/>
    <w:basedOn w:val="CommentText"/>
    <w:next w:val="CommentText"/>
    <w:link w:val="CommentSubjectChar"/>
    <w:semiHidden/>
    <w:unhideWhenUsed/>
    <w:rsid w:val="004F4462"/>
    <w:rPr>
      <w:b/>
      <w:bCs/>
    </w:rPr>
  </w:style>
  <w:style w:type="character" w:styleId="CommentSubjectChar" w:customStyle="1">
    <w:name w:val="Comment Subject Char"/>
    <w:basedOn w:val="CommentTextChar"/>
    <w:link w:val="CommentSubject"/>
    <w:semiHidden/>
    <w:rsid w:val="004F4462"/>
    <w:rPr>
      <w:b/>
      <w:bCs/>
    </w:rPr>
  </w:style>
  <w:style w:type="character" w:styleId="Hyperlink">
    <w:name w:val="Hyperlink"/>
    <w:basedOn w:val="DefaultParagraphFont"/>
    <w:rsid w:val="00F718E9"/>
    <w:rPr>
      <w:color w:val="0563C1" w:themeColor="hyperlink"/>
      <w:u w:val="single"/>
    </w:rPr>
  </w:style>
  <w:style w:type="character" w:styleId="UnresolvedMention">
    <w:name w:val="Unresolved Mention"/>
    <w:basedOn w:val="DefaultParagraphFont"/>
    <w:uiPriority w:val="99"/>
    <w:semiHidden/>
    <w:unhideWhenUsed/>
    <w:rsid w:val="00F718E9"/>
    <w:rPr>
      <w:color w:val="605E5C"/>
      <w:shd w:val="clear" w:color="auto" w:fill="E1DFDD"/>
    </w:rPr>
  </w:style>
  <w:style w:type="paragraph" w:styleId="Caption">
    <w:name w:val="caption"/>
    <w:basedOn w:val="Normal"/>
    <w:next w:val="Normal"/>
    <w:unhideWhenUsed/>
    <w:qFormat/>
    <w:rsid w:val="00843295"/>
    <w:pPr>
      <w:spacing w:after="200"/>
    </w:pPr>
    <w:rPr>
      <w:i/>
      <w:iCs/>
      <w:color w:val="44546A" w:themeColor="text2"/>
      <w:sz w:val="18"/>
      <w:szCs w:val="18"/>
    </w:rPr>
  </w:style>
  <w:style w:type="paragraph" w:styleId="FootnoteText">
    <w:name w:val="footnote text"/>
    <w:basedOn w:val="Normal"/>
    <w:link w:val="FootnoteTextChar"/>
    <w:rsid w:val="00E00A5A"/>
  </w:style>
  <w:style w:type="character" w:styleId="FootnoteTextChar" w:customStyle="1">
    <w:name w:val="Footnote Text Char"/>
    <w:basedOn w:val="DefaultParagraphFont"/>
    <w:link w:val="FootnoteText"/>
    <w:rsid w:val="00E00A5A"/>
  </w:style>
  <w:style w:type="character" w:styleId="FootnoteReference">
    <w:name w:val="footnote reference"/>
    <w:basedOn w:val="DefaultParagraphFont"/>
    <w:rsid w:val="00E00A5A"/>
    <w:rPr>
      <w:vertAlign w:val="superscript"/>
    </w:rPr>
  </w:style>
  <w:style w:type="paragraph" w:styleId="Revision">
    <w:name w:val="Revision"/>
    <w:hidden/>
    <w:uiPriority w:val="99"/>
    <w:semiHidden/>
    <w:rsid w:val="00F93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88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microsoft.com/office/2011/relationships/commentsExtended" Target="commentsExtended.xml" Id="rId13" /><Relationship Type="http://schemas.openxmlformats.org/officeDocument/2006/relationships/hyperlink" Target="https://365tno.sharepoint.com/teams/P060.43346/TeamDocuments/Team/Work/WP2/Project%202%20Empowered%20edge/sjors.braam@tno.nl" TargetMode="External" Id="rId18" /><Relationship Type="http://schemas.openxmlformats.org/officeDocument/2006/relationships/customXml" Target="../customXml/item3.xml" Id="rId3" /><Relationship Type="http://schemas.openxmlformats.org/officeDocument/2006/relationships/image" Target="media/image2.emf" Id="rId21" /><Relationship Type="http://schemas.openxmlformats.org/officeDocument/2006/relationships/styles" Target="styles.xml" Id="rId7" /><Relationship Type="http://schemas.openxmlformats.org/officeDocument/2006/relationships/comments" Target="comments.xml" Id="rId12" /><Relationship Type="http://schemas.openxmlformats.org/officeDocument/2006/relationships/hyperlink" Target="../../joao.de.morais@tecnico.pt" TargetMode="Externa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image" Target="media/image1.emf"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5.emf" Id="rId24" /><Relationship Type="http://schemas.openxmlformats.org/officeDocument/2006/relationships/customXml" Target="../customXml/item5.xml" Id="rId5" /><Relationship Type="http://schemas.microsoft.com/office/2018/08/relationships/commentsExtensible" Target="commentsExtensible.xml" Id="rId15" /><Relationship Type="http://schemas.openxmlformats.org/officeDocument/2006/relationships/image" Target="media/image4.emf" Id="rId23" /><Relationship Type="http://schemas.microsoft.com/office/2011/relationships/people" Target="people.xml" Id="rId28" /><Relationship Type="http://schemas.openxmlformats.org/officeDocument/2006/relationships/footnotes" Target="footnotes.xml" Id="rId10" /><Relationship Type="http://schemas.openxmlformats.org/officeDocument/2006/relationships/hyperlink" Target="https://365tno.sharepoint.com/teams/P060.43346/TeamDocuments/Team/Work/WP2/Project%202%20Empowered%20edge/j.l.vandenberg@tno.nl" TargetMode="External" Id="rId19"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6/09/relationships/commentsIds" Target="commentsIds.xml" Id="rId14" /><Relationship Type="http://schemas.openxmlformats.org/officeDocument/2006/relationships/fontTable" Target="fontTable.xml" Id="rId27" /><Relationship Type="http://schemas.openxmlformats.org/officeDocument/2006/relationships/image" Target="/media/image7.emf" Id="Rebde125a29214a7f" /><Relationship Type="http://schemas.openxmlformats.org/officeDocument/2006/relationships/image" Target="/media/image2.png" Id="R2d816b81e3e84d65" /><Relationship Type="http://schemas.openxmlformats.org/officeDocument/2006/relationships/image" Target="/media/image8.emf" Id="Ra540e4097b3849c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NOC_ClusterName xmlns="2f6a910d-138e-42c1-8e8a-320c1b7cf3f7">Programma ERP Social XR 2020</TNOC_ClusterName>
    <TNOC_ClusterId xmlns="2f6a910d-138e-42c1-8e8a-320c1b7cf3f7">060.43346</TNOC_ClusterId>
    <cf581d8792c646118aad2c2c4ecdfa8c xmlns="6c1075e1-35e4-4a5d-b5e1-979188a4b2e3">
      <Terms xmlns="http://schemas.microsoft.com/office/infopath/2007/PartnerControls"/>
    </cf581d8792c646118aad2c2c4ecdfa8c>
    <h15fbb78f4cb41d290e72f301ea2865f xmlns="6c1075e1-35e4-4a5d-b5e1-979188a4b2e3">
      <Terms xmlns="http://schemas.microsoft.com/office/infopath/2007/PartnerControls">
        <TermInfo xmlns="http://schemas.microsoft.com/office/infopath/2007/PartnerControls">
          <TermName xmlns="http://schemas.microsoft.com/office/infopath/2007/PartnerControls">Project</TermName>
          <TermId xmlns="http://schemas.microsoft.com/office/infopath/2007/PartnerControls">fa11c4c9-105f-402c-bb40-9a56b4989397</TermId>
        </TermInfo>
      </Terms>
    </h15fbb78f4cb41d290e72f301ea2865f>
    <n2a7a23bcc2241cb9261f9a914c7c1bb xmlns="6c1075e1-35e4-4a5d-b5e1-979188a4b2e3">
      <Terms xmlns="http://schemas.microsoft.com/office/infopath/2007/PartnerControls">
        <TermInfo xmlns="http://schemas.microsoft.com/office/infopath/2007/PartnerControls">
          <TermName xmlns="http://schemas.microsoft.com/office/infopath/2007/PartnerControls">TNO Internal</TermName>
          <TermId xmlns="http://schemas.microsoft.com/office/infopath/2007/PartnerControls">1a23c89f-ef54-4907-86fd-8242403ff722</TermId>
        </TermInfo>
      </Terms>
    </n2a7a23bcc2241cb9261f9a914c7c1bb>
    <lca20d149a844688b6abf34073d5c21d xmlns="6c1075e1-35e4-4a5d-b5e1-979188a4b2e3">
      <Terms xmlns="http://schemas.microsoft.com/office/infopath/2007/PartnerControls"/>
    </lca20d149a844688b6abf34073d5c21d>
    <bac4ab11065f4f6c809c820c57e320e5 xmlns="6c1075e1-35e4-4a5d-b5e1-979188a4b2e3">
      <Terms xmlns="http://schemas.microsoft.com/office/infopath/2007/PartnerControls"/>
    </bac4ab11065f4f6c809c820c57e320e5>
    <TaxCatchAll xmlns="6c1075e1-35e4-4a5d-b5e1-979188a4b2e3">
      <Value>5</Value>
      <Value>1</Value>
    </TaxCatchAll>
    <_dlc_DocId xmlns="6c1075e1-35e4-4a5d-b5e1-979188a4b2e3">7U2DRRAWAXEX-1430479603-2014</_dlc_DocId>
    <_dlc_DocIdUrl xmlns="6c1075e1-35e4-4a5d-b5e1-979188a4b2e3">
      <Url>https://365tno.sharepoint.com/teams/P060.43346/_layouts/15/DocIdRedir.aspx?ID=7U2DRRAWAXEX-1430479603-2014</Url>
      <Description>7U2DRRAWAXEX-1430479603-2014</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Aba16</b:Tag>
    <b:SourceType>Book</b:SourceType>
    <b:Guid>{1647B22A-D1B0-4E7B-BA74-E8DFE4159EF7}</b:Guid>
    <b:Author>
      <b:Author>
        <b:NameList>
          <b:Person>
            <b:Last>Abari</b:Last>
            <b:First>Omid</b:First>
            <b:Middle>and Bharadia, Dinesh and Duffield, Austin and Katabi, Dina</b:Middle>
          </b:Person>
        </b:NameList>
      </b:Author>
    </b:Author>
    <b:Title>Cutting the Cord in Virtual Reality</b:Title>
    <b:Year>2016</b:Year>
    <b:City>New York, NY, USA</b:City>
    <b:Publisher>Association for Computing Machinery</b:Publisher>
    <b:RefOrder>1</b:RefOrder>
  </b:Source>
</b:Sources>
</file>

<file path=customXml/item5.xml><?xml version="1.0" encoding="utf-8"?>
<ct:contentTypeSchema xmlns:ct="http://schemas.microsoft.com/office/2006/metadata/contentType" xmlns:ma="http://schemas.microsoft.com/office/2006/metadata/properties/metaAttributes" ct:_="" ma:_="" ma:contentTypeName="Team Document" ma:contentTypeID="0x010100A35317DCC28344A7B82488658A034A5C010011CAB9D265266044B7E5CEA11B73E195" ma:contentTypeVersion="13" ma:contentTypeDescription=" " ma:contentTypeScope="" ma:versionID="233e6b69d7d2aeae7c49963a1242e9ec">
  <xsd:schema xmlns:xsd="http://www.w3.org/2001/XMLSchema" xmlns:xs="http://www.w3.org/2001/XMLSchema" xmlns:p="http://schemas.microsoft.com/office/2006/metadata/properties" xmlns:ns2="6c1075e1-35e4-4a5d-b5e1-979188a4b2e3" xmlns:ns3="2f6a910d-138e-42c1-8e8a-320c1b7cf3f7" xmlns:ns5="04ff44a5-564b-4868-8f50-e65ce77e8f83" targetNamespace="http://schemas.microsoft.com/office/2006/metadata/properties" ma:root="true" ma:fieldsID="1d23c6d4a891d46b449d7ab31b0e94f4" ns2:_="" ns3:_="" ns5:_="">
    <xsd:import namespace="6c1075e1-35e4-4a5d-b5e1-979188a4b2e3"/>
    <xsd:import namespace="2f6a910d-138e-42c1-8e8a-320c1b7cf3f7"/>
    <xsd:import namespace="04ff44a5-564b-4868-8f50-e65ce77e8f83"/>
    <xsd:element name="properties">
      <xsd:complexType>
        <xsd:sequence>
          <xsd:element name="documentManagement">
            <xsd:complexType>
              <xsd:all>
                <xsd:element ref="ns2:_dlc_DocId" minOccurs="0"/>
                <xsd:element ref="ns2:_dlc_DocIdUrl" minOccurs="0"/>
                <xsd:element ref="ns2:_dlc_DocIdPersistId" minOccurs="0"/>
                <xsd:element ref="ns3:TNOC_ClusterName" minOccurs="0"/>
                <xsd:element ref="ns3:TNOC_ClusterId" minOccurs="0"/>
                <xsd:element ref="ns2:h15fbb78f4cb41d290e72f301ea2865f" minOccurs="0"/>
                <xsd:element ref="ns2:TaxCatchAll" minOccurs="0"/>
                <xsd:element ref="ns2:TaxCatchAllLabel" minOccurs="0"/>
                <xsd:element ref="ns2:n2a7a23bcc2241cb9261f9a914c7c1bb" minOccurs="0"/>
                <xsd:element ref="ns2:lca20d149a844688b6abf34073d5c21d" minOccurs="0"/>
                <xsd:element ref="ns2:cf581d8792c646118aad2c2c4ecdfa8c" minOccurs="0"/>
                <xsd:element ref="ns2:bac4ab11065f4f6c809c820c57e320e5" minOccurs="0"/>
                <xsd:element ref="ns5:MediaServiceMetadata" minOccurs="0"/>
                <xsd:element ref="ns5:MediaServiceFastMetadata" minOccurs="0"/>
                <xsd:element ref="ns5:MediaServiceDateTaken" minOccurs="0"/>
                <xsd:element ref="ns5:MediaServiceAutoTags" minOccurs="0"/>
                <xsd:element ref="ns5:MediaServiceOCR" minOccurs="0"/>
                <xsd:element ref="ns5:MediaServiceGenerationTime" minOccurs="0"/>
                <xsd:element ref="ns5:MediaServiceEventHashCode" minOccurs="0"/>
                <xsd:element ref="ns5:MediaServiceAutoKeyPoints" minOccurs="0"/>
                <xsd:element ref="ns5:MediaServiceKeyPoints" minOccurs="0"/>
                <xsd:element ref="ns5:MediaServiceLocation"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075e1-35e4-4a5d-b5e1-979188a4b2e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15fbb78f4cb41d290e72f301ea2865f" ma:index="13" nillable="true" ma:taxonomy="true" ma:internalName="h15fbb78f4cb41d290e72f301ea2865f" ma:taxonomyFieldName="TNOC_ClusterType" ma:displayName="Cluster type" ma:default="1;#Project|fa11c4c9-105f-402c-bb40-9a56b4989397" ma:fieldId="{115fbb78-f4cb-41d2-90e7-2f301ea2865f}" ma:sspId="7378aa68-586f-4892-bb77-0985b40f41a6" ma:termSetId="e7feef8e-5ede-44cd-b7d5-7ed7dacef0b4"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6854341e-747f-4abf-8052-03d56f7b9e2b}" ma:internalName="TaxCatchAll" ma:showField="CatchAllData" ma:web="6c1075e1-35e4-4a5d-b5e1-979188a4b2e3">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Taxonomy Catch All Column1" ma:hidden="true" ma:list="{6854341e-747f-4abf-8052-03d56f7b9e2b}" ma:internalName="TaxCatchAllLabel" ma:readOnly="true" ma:showField="CatchAllDataLabel" ma:web="6c1075e1-35e4-4a5d-b5e1-979188a4b2e3">
      <xsd:complexType>
        <xsd:complexContent>
          <xsd:extension base="dms:MultiChoiceLookup">
            <xsd:sequence>
              <xsd:element name="Value" type="dms:Lookup" maxOccurs="unbounded" minOccurs="0" nillable="true"/>
            </xsd:sequence>
          </xsd:extension>
        </xsd:complexContent>
      </xsd:complexType>
    </xsd:element>
    <xsd:element name="n2a7a23bcc2241cb9261f9a914c7c1bb" ma:index="17" nillable="true" ma:taxonomy="true" ma:internalName="n2a7a23bcc2241cb9261f9a914c7c1bb" ma:taxonomyFieldName="TNOC_DocumentClassification" ma:displayName="Document classification" ma:default="5;#TNO Internal|1a23c89f-ef54-4907-86fd-8242403ff722" ma:fieldId="{72a7a23b-cc22-41cb-9261-f9a914c7c1bb}" ma:sspId="7378aa68-586f-4892-bb77-0985b40f41a6" ma:termSetId="ff8f31fd-7572-41dc-9fe4-bd4c6d280f39" ma:anchorId="00000000-0000-0000-0000-000000000000" ma:open="false" ma:isKeyword="false">
      <xsd:complexType>
        <xsd:sequence>
          <xsd:element ref="pc:Terms" minOccurs="0" maxOccurs="1"/>
        </xsd:sequence>
      </xsd:complexType>
    </xsd:element>
    <xsd:element name="lca20d149a844688b6abf34073d5c21d" ma:index="19" nillable="true" ma:taxonomy="true" ma:internalName="lca20d149a844688b6abf34073d5c21d" ma:taxonomyFieldName="TNOC_DocumentType" ma:displayName="Document type" ma:fieldId="{5ca20d14-9a84-4688-b6ab-f34073d5c21d}" ma:sspId="7378aa68-586f-4892-bb77-0985b40f41a6" ma:termSetId="e8a13a9e-c4f3-4184-b8d9-8210abad4948" ma:anchorId="00000000-0000-0000-0000-000000000000" ma:open="false" ma:isKeyword="false">
      <xsd:complexType>
        <xsd:sequence>
          <xsd:element ref="pc:Terms" minOccurs="0" maxOccurs="1"/>
        </xsd:sequence>
      </xsd:complexType>
    </xsd:element>
    <xsd:element name="cf581d8792c646118aad2c2c4ecdfa8c" ma:index="22" nillable="true" ma:taxonomy="true" ma:internalName="cf581d8792c646118aad2c2c4ecdfa8c" ma:taxonomyFieldName="TNOC_DocumentSetType" ma:displayName="Document set type" ma:readOnly="false" ma:fieldId="{cf581d87-92c6-4611-8aad-2c2c4ecdfa8c}" ma:sspId="7378aa68-586f-4892-bb77-0985b40f41a6" ma:termSetId="a8d4306b-62bf-468f-9587-ff078c864327" ma:anchorId="00000000-0000-0000-0000-000000000000" ma:open="false" ma:isKeyword="false">
      <xsd:complexType>
        <xsd:sequence>
          <xsd:element ref="pc:Terms" minOccurs="0" maxOccurs="1"/>
        </xsd:sequence>
      </xsd:complexType>
    </xsd:element>
    <xsd:element name="bac4ab11065f4f6c809c820c57e320e5" ma:index="24" nillable="true" ma:taxonomy="true" ma:internalName="bac4ab11065f4f6c809c820c57e320e5" ma:taxonomyFieldName="TNOC_DocumentCategory" ma:displayName="Document category" ma:fieldId="{bac4ab11-065f-4f6c-809c-820c57e320e5}" ma:sspId="7378aa68-586f-4892-bb77-0985b40f41a6" ma:termSetId="94d42b6a-4155-4fa6-95e9-087bc306ceb3" ma:anchorId="00000000-0000-0000-0000-000000000000" ma:open="false" ma:isKeyword="false">
      <xsd:complexType>
        <xsd:sequence>
          <xsd:element ref="pc:Terms" minOccurs="0" maxOccurs="1"/>
        </xsd:sequence>
      </xsd:complexType>
    </xsd:element>
    <xsd:element name="SharedWithUsers" ma:index="3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6a910d-138e-42c1-8e8a-320c1b7cf3f7" elementFormDefault="qualified">
    <xsd:import namespace="http://schemas.microsoft.com/office/2006/documentManagement/types"/>
    <xsd:import namespace="http://schemas.microsoft.com/office/infopath/2007/PartnerControls"/>
    <xsd:element name="TNOC_ClusterName" ma:index="11" nillable="true" ma:displayName="Cluster name" ma:default="Programma ERP Social XR 2020" ma:internalName="TNOC_ClusterName">
      <xsd:simpleType>
        <xsd:restriction base="dms:Text">
          <xsd:maxLength value="255"/>
        </xsd:restriction>
      </xsd:simpleType>
    </xsd:element>
    <xsd:element name="TNOC_ClusterId" ma:index="12" nillable="true" ma:displayName="Cluster ID" ma:default="060.43346" ma:internalName="TNOC_ClusterI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4ff44a5-564b-4868-8f50-e65ce77e8f83" elementFormDefault="qualified">
    <xsd:import namespace="http://schemas.microsoft.com/office/2006/documentManagement/types"/>
    <xsd:import namespace="http://schemas.microsoft.com/office/infopath/2007/PartnerControls"/>
    <xsd:element name="MediaServiceMetadata" ma:index="26" nillable="true" ma:displayName="MediaServiceMetadata" ma:hidden="true" ma:internalName="MediaServiceMetadata" ma:readOnly="true">
      <xsd:simpleType>
        <xsd:restriction base="dms:Note"/>
      </xsd:simpleType>
    </xsd:element>
    <xsd:element name="MediaServiceFastMetadata" ma:index="27" nillable="true" ma:displayName="MediaServiceFastMetadata" ma:hidden="true" ma:internalName="MediaServiceFastMetadata" ma:readOnly="true">
      <xsd:simpleType>
        <xsd:restriction base="dms:Note"/>
      </xsd:simpleType>
    </xsd:element>
    <xsd:element name="MediaServiceDateTaken" ma:index="28" nillable="true" ma:displayName="MediaServiceDateTaken" ma:hidden="true" ma:internalName="MediaServiceDateTaken" ma:readOnly="true">
      <xsd:simpleType>
        <xsd:restriction base="dms:Text"/>
      </xsd:simpleType>
    </xsd:element>
    <xsd:element name="MediaServiceAutoTags" ma:index="29" nillable="true" ma:displayName="Tags" ma:internalName="MediaServiceAutoTags" ma:readOnly="true">
      <xsd:simpleType>
        <xsd:restriction base="dms:Text"/>
      </xsd:simpleType>
    </xsd:element>
    <xsd:element name="MediaServiceOCR" ma:index="30" nillable="true" ma:displayName="Extracted Text" ma:internalName="MediaServiceOCR" ma:readOnly="true">
      <xsd:simpleType>
        <xsd:restriction base="dms:Note">
          <xsd:maxLength value="255"/>
        </xsd:restriction>
      </xsd:simpleType>
    </xsd:element>
    <xsd:element name="MediaServiceGenerationTime" ma:index="31" nillable="true" ma:displayName="MediaServiceGenerationTime" ma:hidden="true" ma:internalName="MediaServiceGenerationTime" ma:readOnly="true">
      <xsd:simpleType>
        <xsd:restriction base="dms:Text"/>
      </xsd:simpleType>
    </xsd:element>
    <xsd:element name="MediaServiceEventHashCode" ma:index="32" nillable="true" ma:displayName="MediaServiceEventHashCode" ma:hidden="true" ma:internalName="MediaServiceEventHashCode" ma:readOnly="true">
      <xsd:simpleType>
        <xsd:restriction base="dms:Text"/>
      </xsd:simpleType>
    </xsd:element>
    <xsd:element name="MediaServiceAutoKeyPoints" ma:index="33" nillable="true" ma:displayName="MediaServiceAutoKeyPoints" ma:hidden="true" ma:internalName="MediaServiceAutoKeyPoints" ma:readOnly="true">
      <xsd:simpleType>
        <xsd:restriction base="dms:Note"/>
      </xsd:simpleType>
    </xsd:element>
    <xsd:element name="MediaServiceKeyPoints" ma:index="34" nillable="true" ma:displayName="KeyPoints" ma:internalName="MediaServiceKeyPoints" ma:readOnly="true">
      <xsd:simpleType>
        <xsd:restriction base="dms:Note">
          <xsd:maxLength value="255"/>
        </xsd:restriction>
      </xsd:simpleType>
    </xsd:element>
    <xsd:element name="MediaServiceLocation" ma:index="3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1"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995B0E-A98E-4A1C-9C55-5815B46C07ED}">
  <ds:schemaRefs>
    <ds:schemaRef ds:uri="http://schemas.microsoft.com/office/2006/documentManagement/types"/>
    <ds:schemaRef ds:uri="http://purl.org/dc/terms/"/>
    <ds:schemaRef ds:uri="http://www.w3.org/XML/1998/namespace"/>
    <ds:schemaRef ds:uri="6c1075e1-35e4-4a5d-b5e1-979188a4b2e3"/>
    <ds:schemaRef ds:uri="http://purl.org/dc/dcmitype/"/>
    <ds:schemaRef ds:uri="http://schemas.openxmlformats.org/package/2006/metadata/core-properties"/>
    <ds:schemaRef ds:uri="http://schemas.microsoft.com/office/2006/metadata/properties"/>
    <ds:schemaRef ds:uri="04ff44a5-564b-4868-8f50-e65ce77e8f83"/>
    <ds:schemaRef ds:uri="http://schemas.microsoft.com/office/infopath/2007/PartnerControls"/>
    <ds:schemaRef ds:uri="2f6a910d-138e-42c1-8e8a-320c1b7cf3f7"/>
    <ds:schemaRef ds:uri="http://purl.org/dc/elements/1.1/"/>
  </ds:schemaRefs>
</ds:datastoreItem>
</file>

<file path=customXml/itemProps2.xml><?xml version="1.0" encoding="utf-8"?>
<ds:datastoreItem xmlns:ds="http://schemas.openxmlformats.org/officeDocument/2006/customXml" ds:itemID="{34ECF90F-87C2-48D7-8DC9-A67C27E8D040}">
  <ds:schemaRefs>
    <ds:schemaRef ds:uri="http://schemas.microsoft.com/sharepoint/events"/>
  </ds:schemaRefs>
</ds:datastoreItem>
</file>

<file path=customXml/itemProps3.xml><?xml version="1.0" encoding="utf-8"?>
<ds:datastoreItem xmlns:ds="http://schemas.openxmlformats.org/officeDocument/2006/customXml" ds:itemID="{45595B24-0A6A-479F-B393-C0BB02666164}">
  <ds:schemaRefs>
    <ds:schemaRef ds:uri="http://schemas.microsoft.com/sharepoint/v3/contenttype/forms"/>
  </ds:schemaRefs>
</ds:datastoreItem>
</file>

<file path=customXml/itemProps4.xml><?xml version="1.0" encoding="utf-8"?>
<ds:datastoreItem xmlns:ds="http://schemas.openxmlformats.org/officeDocument/2006/customXml" ds:itemID="{E90669D6-746E-41E2-8DF3-FD72AA037D87}">
  <ds:schemaRefs>
    <ds:schemaRef ds:uri="http://schemas.openxmlformats.org/officeDocument/2006/bibliography"/>
  </ds:schemaRefs>
</ds:datastoreItem>
</file>

<file path=customXml/itemProps5.xml><?xml version="1.0" encoding="utf-8"?>
<ds:datastoreItem xmlns:ds="http://schemas.openxmlformats.org/officeDocument/2006/customXml" ds:itemID="{43101AE7-86C5-4CD7-8747-506E932874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075e1-35e4-4a5d-b5e1-979188a4b2e3"/>
    <ds:schemaRef ds:uri="2f6a910d-138e-42c1-8e8a-320c1b7cf3f7"/>
    <ds:schemaRef ds:uri="04ff44a5-564b-4868-8f50-e65ce77e8f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IEEE</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Janeiro Horta de Morais, J.A. (João)</cp:lastModifiedBy>
  <cp:revision>793</cp:revision>
  <dcterms:created xsi:type="dcterms:W3CDTF">2019-01-09T03:42:00Z</dcterms:created>
  <dcterms:modified xsi:type="dcterms:W3CDTF">2020-10-12T10:03:56Z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0x010100A35317DCC28344A7B82488658A034A5C010011CAB9D265266044B7E5CEA11B73E195</vt:lpwstr>
  </property>
  <property fmtid="{D5CDD505-2E9C-101B-9397-08002B2CF9AE}" pid="3" name="TNOC_DocumentClassification">
    <vt:lpwstr>5;#TNO Internal|1a23c89f-ef54-4907-86fd-8242403ff722</vt:lpwstr>
  </property>
  <property fmtid="{D5CDD505-2E9C-101B-9397-08002B2CF9AE}" pid="4" name="TNOC_DocumentType">
    <vt:lpwstr/>
  </property>
  <property fmtid="{D5CDD505-2E9C-101B-9397-08002B2CF9AE}" pid="5" name="TNOC_ClusterType">
    <vt:lpwstr>1;#Project|fa11c4c9-105f-402c-bb40-9a56b4989397</vt:lpwstr>
  </property>
  <property fmtid="{D5CDD505-2E9C-101B-9397-08002B2CF9AE}" pid="6" name="TNOC_DocumentCategory">
    <vt:lpwstr/>
  </property>
  <property fmtid="{D5CDD505-2E9C-101B-9397-08002B2CF9AE}" pid="7" name="TNOC_DocumentSetType">
    <vt:lpwstr/>
  </property>
  <property fmtid="{D5CDD505-2E9C-101B-9397-08002B2CF9AE}" pid="8" name="_dlc_DocIdItemGuid">
    <vt:lpwstr>a553ecae-50f4-4b62-83f5-539d6ff338f8</vt:lpwstr>
  </property>
</Properties>
</file>